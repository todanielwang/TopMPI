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E7458" w:rsidP="008C5DD9" w:rsidRDefault="00E7310A" w14:paraId="62B2F9C0" w14:textId="1D2B9D8D">
      <w:pPr>
        <w:spacing w:after="120" w:line="240" w:lineRule="auto"/>
        <w:jc w:val="center"/>
        <w:rPr>
          <w:rFonts w:ascii="Arial" w:hAnsi="Arial" w:eastAsia="Times New Roman" w:cs="Arial"/>
          <w:b/>
          <w:bCs/>
        </w:rPr>
      </w:pPr>
      <w:r>
        <w:rPr>
          <w:rFonts w:ascii="Arial" w:hAnsi="Arial" w:eastAsia="Times New Roman" w:cs="Arial"/>
          <w:b/>
          <w:bCs/>
        </w:rPr>
        <w:t>Proteoform identification using m</w:t>
      </w:r>
      <w:r w:rsidR="00703D77">
        <w:rPr>
          <w:rFonts w:ascii="Arial" w:hAnsi="Arial" w:eastAsia="Times New Roman" w:cs="Arial"/>
          <w:b/>
          <w:bCs/>
        </w:rPr>
        <w:t>ultiplex</w:t>
      </w:r>
      <w:r w:rsidR="00FC0A27">
        <w:rPr>
          <w:rFonts w:ascii="Arial" w:hAnsi="Arial" w:eastAsia="Times New Roman" w:cs="Arial"/>
          <w:b/>
          <w:bCs/>
        </w:rPr>
        <w:t>ed</w:t>
      </w:r>
      <w:r w:rsidR="00703D77">
        <w:rPr>
          <w:rFonts w:ascii="Arial" w:hAnsi="Arial" w:eastAsia="Times New Roman" w:cs="Arial"/>
          <w:b/>
          <w:bCs/>
        </w:rPr>
        <w:t xml:space="preserve"> top-down </w:t>
      </w:r>
      <w:r>
        <w:rPr>
          <w:rFonts w:ascii="Arial" w:hAnsi="Arial" w:eastAsia="Times New Roman" w:cs="Arial"/>
          <w:b/>
          <w:bCs/>
        </w:rPr>
        <w:t>mass spectra</w:t>
      </w:r>
    </w:p>
    <w:p w:rsidR="00057EA9" w:rsidP="008C5DD9" w:rsidRDefault="00057EA9" w14:paraId="67A3AAD6" w14:textId="3FF5EEBD">
      <w:pPr>
        <w:spacing w:after="120" w:line="240" w:lineRule="auto"/>
        <w:jc w:val="center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Zhige Wang</w:t>
      </w:r>
      <w:r w:rsidR="00DE2377">
        <w:rPr>
          <w:rFonts w:ascii="Arial" w:hAnsi="Arial" w:eastAsia="Times New Roman" w:cs="Arial"/>
        </w:rPr>
        <w:t>, Xingzhao Xiong,</w:t>
      </w:r>
      <w:r>
        <w:rPr>
          <w:rFonts w:ascii="Arial" w:hAnsi="Arial" w:eastAsia="Times New Roman" w:cs="Arial"/>
        </w:rPr>
        <w:t xml:space="preserve"> and Xiaowen Liu</w:t>
      </w:r>
    </w:p>
    <w:p w:rsidRPr="00D57338" w:rsidR="009B3494" w:rsidP="008C5DD9" w:rsidRDefault="009B3494" w14:paraId="4F7D5EBD" w14:textId="77777777">
      <w:pPr>
        <w:spacing w:after="120" w:line="240" w:lineRule="auto"/>
        <w:jc w:val="center"/>
        <w:rPr>
          <w:rFonts w:ascii="Arial" w:hAnsi="Arial" w:cs="Arial"/>
          <w:color w:val="000000" w:themeColor="text1"/>
        </w:rPr>
      </w:pPr>
      <w:r w:rsidRPr="00D57338">
        <w:rPr>
          <w:rFonts w:ascii="Arial" w:hAnsi="Arial" w:cs="Arial"/>
          <w:color w:val="000000" w:themeColor="text1"/>
          <w:vertAlign w:val="superscript"/>
        </w:rPr>
        <w:t>1</w:t>
      </w:r>
      <w:r w:rsidRPr="00D57338">
        <w:rPr>
          <w:rFonts w:ascii="Arial" w:hAnsi="Arial" w:cs="Arial"/>
          <w:color w:val="000000" w:themeColor="text1"/>
        </w:rPr>
        <w:t>Deming Department of Medicine, Tulane University, New Orleans, Louisiana, 70112, United States</w:t>
      </w:r>
    </w:p>
    <w:p w:rsidR="000C6475" w:rsidP="1871AA17" w:rsidRDefault="54CC4BF3" w14:paraId="769AD5C6" w14:textId="71B77228">
      <w:pPr>
        <w:spacing w:line="480" w:lineRule="auto"/>
        <w:rPr>
          <w:rFonts w:ascii="Arial" w:hAnsi="Arial" w:eastAsia="Times New Roman" w:cs="Arial"/>
          <w:color w:val="000000" w:themeColor="text1"/>
        </w:rPr>
      </w:pPr>
      <w:commentRangeStart w:id="1"/>
      <w:commentRangeEnd w:id="1"/>
      <w:r>
        <w:rPr>
          <w:rStyle w:val="CommentReference"/>
        </w:rPr>
        <w:commentReference w:id="1"/>
      </w:r>
      <w:r w:rsidRPr="1DF452AD" w:rsidR="54CC4BF3">
        <w:rPr>
          <w:rFonts w:ascii="Arial" w:hAnsi="Arial" w:eastAsia="Times New Roman" w:cs="Arial"/>
          <w:color w:val="000000" w:themeColor="text1" w:themeTint="FF" w:themeShade="FF"/>
        </w:rPr>
        <w:t xml:space="preserve"> </w:t>
      </w:r>
    </w:p>
    <w:p w:rsidRPr="00A217C2" w:rsidR="007762EA" w:rsidP="1DF452AD" w:rsidRDefault="54CC4BF3" w14:paraId="55607D4D" w14:textId="7349F076">
      <w:pPr>
        <w:spacing w:after="0" w:line="480" w:lineRule="auto"/>
        <w:rPr>
          <w:rFonts w:ascii="Arial" w:hAnsi="Arial" w:eastAsia="Times New Roman" w:cs="Arial"/>
          <w:color w:val="000000" w:themeColor="text1"/>
        </w:rPr>
      </w:pPr>
      <w:r w:rsidRPr="1DF452AD" w:rsidR="54CC4BF3">
        <w:rPr>
          <w:rFonts w:ascii="Arial" w:hAnsi="Arial" w:eastAsia="Times New Roman" w:cs="Arial"/>
          <w:b w:val="1"/>
          <w:bCs w:val="1"/>
          <w:color w:val="000000" w:themeColor="text1" w:themeTint="FF" w:themeShade="FF"/>
        </w:rPr>
        <w:t>Table S1</w:t>
      </w:r>
      <w:r w:rsidRPr="1DF452AD" w:rsidR="54CC4BF3">
        <w:rPr>
          <w:rFonts w:ascii="Arial" w:hAnsi="Arial" w:eastAsia="Times New Roman" w:cs="Arial"/>
          <w:color w:val="000000" w:themeColor="text1" w:themeTint="FF" w:themeShade="FF"/>
        </w:rPr>
        <w:t xml:space="preserve">: Parameter settings for </w:t>
      </w:r>
      <w:r w:rsidRPr="1DF452AD" w:rsidR="54CC4BF3">
        <w:rPr>
          <w:rFonts w:ascii="Arial" w:hAnsi="Arial" w:eastAsia="Times New Roman" w:cs="Arial"/>
          <w:color w:val="000000" w:themeColor="text1" w:themeTint="FF" w:themeShade="FF"/>
        </w:rPr>
        <w:t>TopFD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Pr="00A217C2" w:rsidR="007762EA" w:rsidTr="1871AA17" w14:paraId="48DB46E9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71B3D8A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Input Parameter</w:t>
            </w:r>
          </w:p>
        </w:tc>
        <w:tc>
          <w:tcPr>
            <w:tcW w:w="4680" w:type="dxa"/>
          </w:tcPr>
          <w:p w:rsidRPr="00A217C2" w:rsidR="007762EA" w:rsidP="0045034E" w:rsidRDefault="54CC4BF3" w14:paraId="1B8B44C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Value</w:t>
            </w:r>
          </w:p>
        </w:tc>
      </w:tr>
      <w:tr w:rsidRPr="00A217C2" w:rsidR="007762EA" w:rsidTr="1871AA17" w14:paraId="5FB69CC8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1F3C3BB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charge</w:t>
            </w:r>
          </w:p>
        </w:tc>
        <w:tc>
          <w:tcPr>
            <w:tcW w:w="4680" w:type="dxa"/>
          </w:tcPr>
          <w:p w:rsidRPr="00A217C2" w:rsidR="007762EA" w:rsidP="0045034E" w:rsidRDefault="54CC4BF3" w14:paraId="64CB20C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30</w:t>
            </w:r>
          </w:p>
        </w:tc>
      </w:tr>
      <w:tr w:rsidRPr="00A217C2" w:rsidR="007762EA" w:rsidTr="1871AA17" w14:paraId="1293E74C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7BA9A0F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mass</w:t>
            </w:r>
          </w:p>
        </w:tc>
        <w:tc>
          <w:tcPr>
            <w:tcW w:w="4680" w:type="dxa"/>
          </w:tcPr>
          <w:p w:rsidRPr="00A217C2" w:rsidR="007762EA" w:rsidP="0045034E" w:rsidRDefault="54CC4BF3" w14:paraId="3590E452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70,000 Da</w:t>
            </w:r>
          </w:p>
        </w:tc>
      </w:tr>
      <w:tr w:rsidRPr="00A217C2" w:rsidR="007762EA" w:rsidTr="1871AA17" w14:paraId="233D8D8B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4F1D095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m/z error tolerance of spectral peaks</w:t>
            </w:r>
          </w:p>
        </w:tc>
        <w:tc>
          <w:tcPr>
            <w:tcW w:w="4680" w:type="dxa"/>
          </w:tcPr>
          <w:p w:rsidRPr="00A217C2" w:rsidR="007762EA" w:rsidP="0045034E" w:rsidRDefault="54CC4BF3" w14:paraId="27FCAB1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0.02 m/z</w:t>
            </w:r>
          </w:p>
        </w:tc>
      </w:tr>
      <w:tr w:rsidRPr="00A217C2" w:rsidR="007762EA" w:rsidTr="1871AA17" w14:paraId="5872654C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0B6BD9B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MS1 signal-to-noise ratio</w:t>
            </w:r>
          </w:p>
        </w:tc>
        <w:tc>
          <w:tcPr>
            <w:tcW w:w="4680" w:type="dxa"/>
          </w:tcPr>
          <w:p w:rsidRPr="00A217C2" w:rsidR="007762EA" w:rsidP="0045034E" w:rsidRDefault="54CC4BF3" w14:paraId="438B777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3</w:t>
            </w:r>
          </w:p>
        </w:tc>
      </w:tr>
      <w:tr w:rsidRPr="00A217C2" w:rsidR="007762EA" w:rsidTr="1871AA17" w14:paraId="47E4B6A6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37A4EB61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MS/MS signal-to-noise ratio</w:t>
            </w:r>
          </w:p>
        </w:tc>
        <w:tc>
          <w:tcPr>
            <w:tcW w:w="4680" w:type="dxa"/>
          </w:tcPr>
          <w:p w:rsidRPr="00A217C2" w:rsidR="007762EA" w:rsidP="0045034E" w:rsidRDefault="54CC4BF3" w14:paraId="4CE6A8C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</w:t>
            </w:r>
          </w:p>
        </w:tc>
      </w:tr>
      <w:tr w:rsidRPr="00A217C2" w:rsidR="007762EA" w:rsidTr="1871AA17" w14:paraId="2CF2724F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2C3FE38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Use MSDeconv score</w:t>
            </w:r>
          </w:p>
        </w:tc>
        <w:tc>
          <w:tcPr>
            <w:tcW w:w="4680" w:type="dxa"/>
          </w:tcPr>
          <w:p w:rsidRPr="00A217C2" w:rsidR="007762EA" w:rsidP="0045034E" w:rsidRDefault="54CC4BF3" w14:paraId="2A08C17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  <w:tr w:rsidRPr="00A217C2" w:rsidR="007762EA" w:rsidTr="1871AA17" w14:paraId="020FF51E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6C17FB2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ECScore cutoff</w:t>
            </w:r>
          </w:p>
        </w:tc>
        <w:tc>
          <w:tcPr>
            <w:tcW w:w="4680" w:type="dxa"/>
          </w:tcPr>
          <w:p w:rsidRPr="00A217C2" w:rsidR="007762EA" w:rsidP="0045034E" w:rsidRDefault="54CC4BF3" w14:paraId="6F0A87F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0.5</w:t>
            </w:r>
          </w:p>
        </w:tc>
      </w:tr>
      <w:tr w:rsidRPr="00A217C2" w:rsidR="007762EA" w:rsidTr="1871AA17" w14:paraId="29292E10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393B2B48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Number of MS1 scans to detect a feature</w:t>
            </w:r>
          </w:p>
        </w:tc>
        <w:tc>
          <w:tcPr>
            <w:tcW w:w="4680" w:type="dxa"/>
          </w:tcPr>
          <w:p w:rsidRPr="00A217C2" w:rsidR="007762EA" w:rsidP="0045034E" w:rsidRDefault="54CC4BF3" w14:paraId="2DF8498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3</w:t>
            </w:r>
          </w:p>
        </w:tc>
      </w:tr>
      <w:tr w:rsidRPr="00A217C2" w:rsidR="007762EA" w:rsidTr="1871AA17" w14:paraId="0784F93D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2BD8DEE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Use noise levels in single scans to filter</w:t>
            </w:r>
          </w:p>
        </w:tc>
        <w:tc>
          <w:tcPr>
            <w:tcW w:w="4680" w:type="dxa"/>
          </w:tcPr>
          <w:p w:rsidRPr="00A217C2" w:rsidR="007762EA" w:rsidP="0045034E" w:rsidRDefault="54CC4BF3" w14:paraId="39EB00A8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  <w:tr w:rsidRPr="00A217C2" w:rsidR="007762EA" w:rsidTr="1871AA17" w14:paraId="2EB0910E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135A423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Disable final filtering of envelopes</w:t>
            </w:r>
          </w:p>
        </w:tc>
        <w:tc>
          <w:tcPr>
            <w:tcW w:w="4680" w:type="dxa"/>
          </w:tcPr>
          <w:p w:rsidRPr="00A217C2" w:rsidR="007762EA" w:rsidP="0045034E" w:rsidRDefault="54CC4BF3" w14:paraId="08AB4CD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  <w:tr w:rsidRPr="00A217C2" w:rsidR="007762EA" w:rsidTr="1871AA17" w14:paraId="428047E9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46B9869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871AA17">
              <w:rPr>
                <w:rFonts w:ascii="Arial" w:hAnsi="Arial" w:eastAsia="Times New Roman" w:cs="Arial"/>
                <w:color w:val="000000" w:themeColor="text1"/>
              </w:rPr>
              <w:t>Disable additional feature search</w:t>
            </w:r>
          </w:p>
        </w:tc>
        <w:tc>
          <w:tcPr>
            <w:tcW w:w="4680" w:type="dxa"/>
          </w:tcPr>
          <w:p w:rsidRPr="00A217C2" w:rsidR="007762EA" w:rsidP="0045034E" w:rsidRDefault="54CC4BF3" w14:paraId="566D847B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</w:tbl>
    <w:p w:rsidR="00CC5971" w:rsidP="00CC5971" w:rsidRDefault="00CC5971" w14:paraId="1A2E486E" w14:textId="77777777">
      <w:pPr>
        <w:spacing w:line="480" w:lineRule="auto"/>
        <w:rPr>
          <w:rFonts w:ascii="Arial" w:hAnsi="Arial" w:eastAsia="Times New Roman" w:cs="Arial"/>
          <w:color w:val="000000"/>
        </w:rPr>
      </w:pPr>
    </w:p>
    <w:p w:rsidR="00CC5971" w:rsidP="004F5C84" w:rsidRDefault="00CC5971" w14:paraId="10AD5FD6" w14:textId="5FF51234">
      <w:pPr>
        <w:spacing w:after="0" w:line="240" w:lineRule="auto"/>
        <w:rPr>
          <w:rFonts w:ascii="Arial" w:hAnsi="Arial" w:eastAsia="Times New Roman" w:cs="Arial"/>
          <w:color w:val="000000" w:themeColor="text1"/>
        </w:rPr>
      </w:pPr>
      <w:r w:rsidRPr="1DF452AD" w:rsidR="00CC5971">
        <w:rPr>
          <w:rFonts w:ascii="Arial" w:hAnsi="Arial" w:eastAsia="Times New Roman" w:cs="Arial"/>
          <w:b w:val="1"/>
          <w:bCs w:val="1"/>
          <w:color w:val="000000" w:themeColor="text1" w:themeTint="FF" w:themeShade="FF"/>
        </w:rPr>
        <w:t>Table S2</w:t>
      </w:r>
      <w:r w:rsidRPr="1DF452AD" w:rsidR="00CC5971">
        <w:rPr>
          <w:rFonts w:ascii="Arial" w:hAnsi="Arial" w:eastAsia="Times New Roman" w:cs="Arial"/>
          <w:color w:val="000000" w:themeColor="text1" w:themeTint="FF" w:themeShade="FF"/>
        </w:rPr>
        <w:t xml:space="preserve">: Parameter settings </w:t>
      </w:r>
      <w:r w:rsidRPr="1DF452AD" w:rsidR="004F5C84">
        <w:rPr>
          <w:rFonts w:ascii="Arial" w:hAnsi="Arial" w:eastAsia="Times New Roman" w:cs="Arial"/>
          <w:color w:val="000000" w:themeColor="text1" w:themeTint="FF" w:themeShade="FF"/>
        </w:rPr>
        <w:t>of</w:t>
      </w:r>
      <w:r w:rsidRPr="1DF452AD" w:rsidR="00CC5971">
        <w:rPr>
          <w:rFonts w:ascii="Arial" w:hAnsi="Arial" w:eastAsia="Times New Roman" w:cs="Arial"/>
          <w:color w:val="000000" w:themeColor="text1" w:themeTint="FF" w:themeShade="FF"/>
        </w:rPr>
        <w:t xml:space="preserve"> </w:t>
      </w:r>
      <w:r w:rsidRPr="1DF452AD" w:rsidR="00CC5971">
        <w:rPr>
          <w:rFonts w:ascii="Arial" w:hAnsi="Arial" w:eastAsia="Times New Roman" w:cs="Arial"/>
          <w:color w:val="000000" w:themeColor="text1" w:themeTint="FF" w:themeShade="FF"/>
        </w:rPr>
        <w:t>TopPIC</w:t>
      </w:r>
      <w:r w:rsidRPr="1DF452AD" w:rsidR="004F5C84">
        <w:rPr>
          <w:rFonts w:ascii="Arial" w:hAnsi="Arial" w:eastAsia="Times New Roman" w:cs="Arial"/>
          <w:color w:val="000000" w:themeColor="text1" w:themeTint="FF" w:themeShade="FF"/>
        </w:rPr>
        <w:t xml:space="preserve"> for computing the intensity ratio between the first and second most abundant precursors in the spectra with two </w:t>
      </w:r>
      <w:r w:rsidRPr="1DF452AD" w:rsidR="004F5C84">
        <w:rPr>
          <w:rFonts w:ascii="Arial" w:hAnsi="Arial" w:eastAsia="Times New Roman" w:cs="Arial"/>
          <w:color w:val="000000" w:themeColor="text1" w:themeTint="FF" w:themeShade="FF"/>
        </w:rPr>
        <w:t>proteoform</w:t>
      </w:r>
      <w:r w:rsidRPr="1DF452AD" w:rsidR="004F5C84">
        <w:rPr>
          <w:rFonts w:ascii="Arial" w:hAnsi="Arial" w:eastAsia="Times New Roman" w:cs="Arial"/>
          <w:color w:val="000000" w:themeColor="text1" w:themeTint="FF" w:themeShade="FF"/>
        </w:rPr>
        <w:t xml:space="preserve"> identifications in the E. coli data set</w:t>
      </w:r>
    </w:p>
    <w:p w:rsidRPr="00A217C2" w:rsidR="004F5C84" w:rsidP="1DF452AD" w:rsidRDefault="004F5C84" w14:paraId="0E1F272A" w14:textId="77777777">
      <w:pPr>
        <w:spacing w:after="0" w:line="240" w:lineRule="auto"/>
        <w:rPr>
          <w:rFonts w:ascii="Arial" w:hAnsi="Arial" w:eastAsia="Times New Roman" w:cs="Arial"/>
          <w:color w:val="000000" w:themeColor="text1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Pr="00A217C2" w:rsidR="00CC5971" w:rsidTr="6A2B8510" w14:paraId="49ADD0A9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6642534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Input Parameter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1982CAE1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Value</w:t>
            </w:r>
          </w:p>
        </w:tc>
      </w:tr>
      <w:tr w:rsidRPr="00A217C2" w:rsidR="00CC5971" w:rsidTr="6A2B8510" w14:paraId="5EF09F00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2C2AC2B4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Fixed modification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7F7C4F0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Carbamidomethylation on cysteine</w:t>
            </w:r>
          </w:p>
        </w:tc>
      </w:tr>
      <w:tr w:rsidRPr="00A217C2" w:rsidR="00CC5971" w:rsidTr="6A2B8510" w14:paraId="00631D82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5010ACB9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Allowed N-terminal forms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2ABF1A5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None, NME, NME_ACETYLATION, M_ACETYLATION</w:t>
            </w:r>
          </w:p>
        </w:tc>
      </w:tr>
      <w:tr w:rsidRPr="00A217C2" w:rsidR="00CC5971" w:rsidTr="6A2B8510" w14:paraId="55BC82AC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756FAEC8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number of mass shift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5891357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</w:t>
            </w:r>
          </w:p>
        </w:tc>
      </w:tr>
      <w:tr w:rsidRPr="00A217C2" w:rsidR="00CC5971" w:rsidTr="6A2B8510" w14:paraId="060893EB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3BEDF10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Minimum value of a mass shift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32446CA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-500 Da</w:t>
            </w:r>
          </w:p>
        </w:tc>
      </w:tr>
      <w:tr w:rsidRPr="00A217C2" w:rsidR="00CC5971" w:rsidTr="6A2B8510" w14:paraId="2D57387F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121F44A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value of a mass shift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5499DA4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500 Da</w:t>
            </w:r>
          </w:p>
        </w:tc>
      </w:tr>
      <w:tr w:rsidRPr="00A217C2" w:rsidR="00CC5971" w:rsidTr="6A2B8510" w14:paraId="18A6175E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061F3928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Use a shuffled decoy database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76E05EE9" w14:textId="460AC463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0E57DBE">
              <w:rPr>
                <w:rFonts w:ascii="Arial" w:hAnsi="Arial" w:eastAsia="Times New Roman" w:cs="Arial"/>
                <w:color w:val="000000" w:themeColor="text1" w:themeTint="FF" w:themeShade="FF"/>
              </w:rPr>
              <w:t>True</w:t>
            </w:r>
          </w:p>
        </w:tc>
      </w:tr>
      <w:tr w:rsidRPr="00A217C2" w:rsidR="00CC5971" w:rsidTr="6A2B8510" w14:paraId="18EC2D43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36DB3B6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Mass error tolerance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1382B87C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10 ppm</w:t>
            </w:r>
          </w:p>
        </w:tc>
      </w:tr>
      <w:tr w:rsidRPr="00A217C2" w:rsidR="00CC5971" w:rsidTr="6A2B8510" w14:paraId="1351D0B1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3791305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error tolerance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57F9557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1.2 Da</w:t>
            </w:r>
          </w:p>
        </w:tc>
      </w:tr>
      <w:tr w:rsidRPr="00A217C2" w:rsidR="00CC5971" w:rsidTr="6A2B8510" w14:paraId="5EB4AF96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44BFCAD3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type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0CD4E728" w14:textId="15F22726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640CFC32">
              <w:rPr>
                <w:rFonts w:ascii="Arial" w:hAnsi="Arial" w:eastAsia="Times New Roman" w:cs="Arial"/>
                <w:color w:val="000000" w:themeColor="text1" w:themeTint="FF" w:themeShade="FF"/>
              </w:rPr>
              <w:t>FDR</w:t>
            </w:r>
          </w:p>
        </w:tc>
      </w:tr>
      <w:tr w:rsidRPr="00A217C2" w:rsidR="00CC5971" w:rsidTr="6A2B8510" w14:paraId="7CF18EEC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54C10753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value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0C42E25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Pr="00A217C2" w:rsidR="00CC5971" w:rsidTr="6A2B8510" w14:paraId="112F039F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5A04EED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type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0A4B98BB" w14:textId="2C447C00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640CFC32">
              <w:rPr>
                <w:rFonts w:ascii="Arial" w:hAnsi="Arial" w:eastAsia="Times New Roman" w:cs="Arial"/>
                <w:color w:val="000000" w:themeColor="text1" w:themeTint="FF" w:themeShade="FF"/>
              </w:rPr>
              <w:t>FDR</w:t>
            </w:r>
          </w:p>
        </w:tc>
      </w:tr>
      <w:tr w:rsidRPr="00A217C2" w:rsidR="00CC5971" w:rsidTr="6A2B8510" w14:paraId="5FAD1BEC" w14:textId="77777777">
        <w:trPr>
          <w:trHeight w:val="300"/>
        </w:trPr>
        <w:tc>
          <w:tcPr>
            <w:tcW w:w="4680" w:type="dxa"/>
            <w:tcMar/>
          </w:tcPr>
          <w:p w:rsidRPr="00A217C2" w:rsidR="00CC5971" w:rsidP="00746519" w:rsidRDefault="00CC5971" w14:paraId="53AA9B6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value</w:t>
            </w:r>
          </w:p>
        </w:tc>
        <w:tc>
          <w:tcPr>
            <w:tcW w:w="4680" w:type="dxa"/>
            <w:tcMar/>
          </w:tcPr>
          <w:p w:rsidRPr="00A217C2" w:rsidR="00CC5971" w:rsidP="00746519" w:rsidRDefault="00CC5971" w14:paraId="531820B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="6A2B8510" w:rsidTr="6A2B8510" w14:paraId="56ED5421">
        <w:trPr>
          <w:trHeight w:val="300"/>
          <w:ins w:author="Wang, Daniel" w:date="2024-12-13T18:01:32.619Z" w16du:dateUtc="2024-12-13T18:01:32.619Z" w:id="1401083075"/>
        </w:trPr>
        <w:tc>
          <w:tcPr>
            <w:tcW w:w="4680" w:type="dxa"/>
            <w:tcMar/>
          </w:tcPr>
          <w:p w:rsidR="2441A51D" w:rsidP="6A2B8510" w:rsidRDefault="2441A51D" w14:paraId="4C62C805" w14:textId="6AFDBB42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17.992Z" w:id="2046193150">
              <w:r w:rsidRPr="6A2B8510" w:rsidR="2441A51D">
                <w:rPr>
                  <w:rFonts w:ascii="Arial" w:hAnsi="Arial" w:eastAsia="Times New Roman" w:cs="Arial"/>
                  <w:color w:val="000000" w:themeColor="text1" w:themeTint="FF" w:themeShade="FF"/>
                </w:rPr>
                <w:t>Use</w:t>
              </w:r>
            </w:ins>
            <w:ins w:author="Wang, Daniel" w:date="2024-12-13T18:01:37.719Z" w:id="545312719">
              <w:r w:rsidRPr="6A2B8510" w:rsidR="099C3BB9">
                <w:rPr>
                  <w:rFonts w:ascii="Arial" w:hAnsi="Arial" w:eastAsia="Times New Roman" w:cs="Arial"/>
                  <w:color w:val="000000" w:themeColor="text1" w:themeTint="FF" w:themeShade="FF"/>
                </w:rPr>
                <w:t xml:space="preserve"> </w:t>
              </w:r>
              <w:r w:rsidRPr="6A2B8510" w:rsidR="099C3BB9">
                <w:rPr>
                  <w:rFonts w:ascii="Arial" w:hAnsi="Arial" w:eastAsia="Times New Roman" w:cs="Arial"/>
                  <w:color w:val="000000" w:themeColor="text1" w:themeTint="FF" w:themeShade="FF"/>
                </w:rPr>
                <w:t>TopFD</w:t>
              </w:r>
              <w:r w:rsidRPr="6A2B8510" w:rsidR="099C3BB9">
                <w:rPr>
                  <w:rFonts w:ascii="Arial" w:hAnsi="Arial" w:eastAsia="Times New Roman" w:cs="Arial"/>
                  <w:color w:val="000000" w:themeColor="text1" w:themeTint="FF" w:themeShade="FF"/>
                </w:rPr>
                <w:t xml:space="preserve"> Features</w:t>
              </w:r>
            </w:ins>
          </w:p>
        </w:tc>
        <w:tc>
          <w:tcPr>
            <w:tcW w:w="4680" w:type="dxa"/>
            <w:tcMar/>
          </w:tcPr>
          <w:p w:rsidR="78F0461A" w:rsidP="6A2B8510" w:rsidRDefault="78F0461A" w14:paraId="0D3B5792" w14:textId="5B7EEA2F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22.215Z" w:id="6344395">
              <w:r w:rsidRPr="6A2B8510" w:rsidR="78F0461A">
                <w:rPr>
                  <w:rFonts w:ascii="Arial" w:hAnsi="Arial" w:eastAsia="Times New Roman" w:cs="Arial"/>
                  <w:color w:val="000000" w:themeColor="text1" w:themeTint="FF" w:themeShade="FF"/>
                </w:rPr>
                <w:t>True</w:t>
              </w:r>
            </w:ins>
          </w:p>
        </w:tc>
      </w:tr>
    </w:tbl>
    <w:p w:rsidRPr="00A217C2" w:rsidR="00CC5971" w:rsidP="007762EA" w:rsidRDefault="00CC5971" w14:paraId="37E1F821" w14:textId="77777777">
      <w:pPr>
        <w:spacing w:line="480" w:lineRule="auto"/>
        <w:rPr>
          <w:rFonts w:ascii="Arial" w:hAnsi="Arial" w:eastAsia="Times New Roman" w:cs="Arial"/>
          <w:color w:val="000000"/>
        </w:rPr>
      </w:pPr>
    </w:p>
    <w:p w:rsidRPr="00A217C2" w:rsidR="007762EA" w:rsidP="1DF452AD" w:rsidRDefault="54CC4BF3" w14:paraId="78FBDF76" w14:textId="20A0EA75">
      <w:pPr>
        <w:spacing w:after="0" w:line="480" w:lineRule="auto"/>
        <w:rPr>
          <w:rFonts w:ascii="Arial" w:hAnsi="Arial" w:eastAsia="Times New Roman" w:cs="Arial"/>
          <w:color w:val="000000" w:themeColor="text1"/>
        </w:rPr>
      </w:pPr>
      <w:r w:rsidRPr="6A2B8510" w:rsidR="54CC4BF3">
        <w:rPr>
          <w:rFonts w:ascii="Arial" w:hAnsi="Arial" w:eastAsia="Times New Roman" w:cs="Arial"/>
          <w:b w:val="1"/>
          <w:bCs w:val="1"/>
          <w:color w:val="000000" w:themeColor="text1" w:themeTint="FF" w:themeShade="FF"/>
        </w:rPr>
        <w:t xml:space="preserve">Table </w:t>
      </w:r>
      <w:r w:rsidRPr="6A2B8510" w:rsidR="005E15B8">
        <w:rPr>
          <w:rFonts w:ascii="Arial" w:hAnsi="Arial" w:eastAsia="Times New Roman" w:cs="Arial"/>
          <w:b w:val="1"/>
          <w:bCs w:val="1"/>
          <w:color w:val="000000" w:themeColor="text1" w:themeTint="FF" w:themeShade="FF"/>
        </w:rPr>
        <w:t>S</w:t>
      </w:r>
      <w:r w:rsidRPr="6A2B8510" w:rsidR="005E15B8">
        <w:rPr>
          <w:rFonts w:ascii="Arial" w:hAnsi="Arial" w:eastAsia="Times New Roman" w:cs="Arial"/>
          <w:b w:val="1"/>
          <w:bCs w:val="1"/>
          <w:color w:val="000000" w:themeColor="text1" w:themeTint="FF" w:themeShade="FF"/>
        </w:rPr>
        <w:t>3</w:t>
      </w:r>
      <w:r w:rsidRPr="6A2B8510" w:rsidR="54CC4BF3">
        <w:rPr>
          <w:rFonts w:ascii="Arial" w:hAnsi="Arial" w:eastAsia="Times New Roman" w:cs="Arial"/>
          <w:color w:val="000000" w:themeColor="text1" w:themeTint="FF" w:themeShade="FF"/>
        </w:rPr>
        <w:t xml:space="preserve">: Parameter settings </w:t>
      </w:r>
      <w:r w:rsidRPr="6A2B8510" w:rsidR="00871C4A">
        <w:rPr>
          <w:rFonts w:ascii="Arial" w:hAnsi="Arial" w:eastAsia="Times New Roman" w:cs="Arial"/>
          <w:color w:val="000000" w:themeColor="text1" w:themeTint="FF" w:themeShade="FF"/>
        </w:rPr>
        <w:t>of</w:t>
      </w:r>
      <w:r w:rsidRPr="6A2B8510" w:rsidR="00871C4A">
        <w:rPr>
          <w:rFonts w:ascii="Arial" w:hAnsi="Arial" w:eastAsia="Times New Roman" w:cs="Arial"/>
          <w:color w:val="000000" w:themeColor="text1" w:themeTint="FF" w:themeShade="FF"/>
        </w:rPr>
        <w:t xml:space="preserve"> </w:t>
      </w:r>
      <w:r w:rsidRPr="6A2B8510" w:rsidR="54CC4BF3">
        <w:rPr>
          <w:rFonts w:ascii="Arial" w:hAnsi="Arial" w:eastAsia="Times New Roman" w:cs="Arial"/>
          <w:color w:val="000000" w:themeColor="text1" w:themeTint="FF" w:themeShade="FF"/>
        </w:rPr>
        <w:t>TopPIC</w:t>
      </w:r>
      <w:r w:rsidRPr="6A2B8510" w:rsidR="54CC4BF3">
        <w:rPr>
          <w:rFonts w:ascii="Arial" w:hAnsi="Arial" w:eastAsia="Times New Roman" w:cs="Arial"/>
          <w:color w:val="000000" w:themeColor="text1" w:themeTint="FF" w:themeShade="FF"/>
        </w:rPr>
        <w:t xml:space="preserve"> for </w:t>
      </w:r>
      <w:r w:rsidRPr="6A2B8510" w:rsidR="00871C4A">
        <w:rPr>
          <w:rFonts w:ascii="Arial" w:hAnsi="Arial" w:eastAsia="Times New Roman" w:cs="Arial"/>
          <w:color w:val="000000" w:themeColor="text1" w:themeTint="FF" w:themeShade="FF"/>
        </w:rPr>
        <w:t xml:space="preserve">generating the </w:t>
      </w:r>
      <w:del w:author="Wang, Daniel" w:date="2024-12-13T17:40:55.26Z" w:id="1334490307">
        <w:r w:rsidRPr="6A2B8510" w:rsidDel="00871C4A">
          <w:rPr>
            <w:rFonts w:ascii="Arial" w:hAnsi="Arial" w:eastAsia="Times New Roman" w:cs="Arial"/>
            <w:color w:val="000000" w:themeColor="text1" w:themeTint="FF" w:themeShade="FF"/>
          </w:rPr>
          <w:delText>E</w:delText>
        </w:r>
        <w:r w:rsidRPr="6A2B8510" w:rsidDel="00871C4A">
          <w:rPr>
            <w:rFonts w:ascii="Arial" w:hAnsi="Arial" w:eastAsia="Times New Roman" w:cs="Arial"/>
            <w:color w:val="000000" w:themeColor="text1" w:themeTint="FF" w:themeShade="FF"/>
          </w:rPr>
          <w:delText>COLI-MATCH</w:delText>
        </w:r>
      </w:del>
      <w:ins w:author="Wang, Daniel" w:date="2024-12-13T17:40:59.846Z" w:id="404260652">
        <w:r w:rsidRPr="6A2B8510" w:rsidR="3FDB1039">
          <w:rPr>
            <w:rFonts w:ascii="Arial" w:hAnsi="Arial" w:eastAsia="Times New Roman" w:cs="Arial"/>
            <w:color w:val="000000" w:themeColor="text1" w:themeTint="FF" w:themeShade="FF"/>
          </w:rPr>
          <w:t>MATC</w:t>
        </w:r>
      </w:ins>
      <w:ins w:author="Wang, Daniel" w:date="2024-12-13T17:41:20.068Z" w:id="276983036">
        <w:r w:rsidRPr="6A2B8510" w:rsidR="3FDB1039">
          <w:rPr>
            <w:rFonts w:ascii="Arial" w:hAnsi="Arial" w:eastAsia="Times New Roman" w:cs="Arial"/>
            <w:color w:val="000000" w:themeColor="text1" w:themeTint="FF" w:themeShade="FF"/>
          </w:rPr>
          <w:t>H and SHIFT</w:t>
        </w:r>
      </w:ins>
      <w:r w:rsidRPr="6A2B8510" w:rsidR="00E57DBE">
        <w:rPr>
          <w:rFonts w:ascii="Arial" w:hAnsi="Arial" w:eastAsia="Times New Roman" w:cs="Arial"/>
          <w:color w:val="000000" w:themeColor="text1" w:themeTint="FF" w:themeShade="FF"/>
        </w:rPr>
        <w:t xml:space="preserve"> data</w:t>
      </w:r>
      <w:del w:author="Wang, Daniel" w:date="2024-12-13T17:58:51.566Z" w:id="2109484936">
        <w:r w:rsidRPr="6A2B8510" w:rsidDel="00E57DBE">
          <w:rPr>
            <w:rFonts w:ascii="Arial" w:hAnsi="Arial" w:eastAsia="Times New Roman" w:cs="Arial"/>
            <w:color w:val="000000" w:themeColor="text1" w:themeTint="FF" w:themeShade="FF"/>
          </w:rPr>
          <w:delText xml:space="preserve"> </w:delText>
        </w:r>
      </w:del>
      <w:r w:rsidRPr="6A2B8510" w:rsidR="00E57DBE">
        <w:rPr>
          <w:rFonts w:ascii="Arial" w:hAnsi="Arial" w:eastAsia="Times New Roman" w:cs="Arial"/>
          <w:color w:val="000000" w:themeColor="text1" w:themeTint="FF" w:themeShade="FF"/>
        </w:rPr>
        <w:t>set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Pr="00A217C2" w:rsidR="007762EA" w:rsidTr="6A2B8510" w14:paraId="40521EEA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71B8B90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Input Parameter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569F822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Value</w:t>
            </w:r>
          </w:p>
        </w:tc>
      </w:tr>
      <w:tr w:rsidRPr="00A217C2" w:rsidR="007762EA" w:rsidTr="6A2B8510" w14:paraId="32CCA62C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2978C8AE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Fixed modification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19B7949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Carbamidomethylation on cysteine</w:t>
            </w:r>
          </w:p>
        </w:tc>
      </w:tr>
      <w:tr w:rsidRPr="00A217C2" w:rsidR="007762EA" w:rsidTr="6A2B8510" w14:paraId="34882D19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700FB1BC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Allowed N-terminal forms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25226BA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None, NME, NME_ACETYLATION, M_ACETYLATION</w:t>
            </w:r>
          </w:p>
        </w:tc>
      </w:tr>
      <w:tr w:rsidRPr="00A217C2" w:rsidR="007762EA" w:rsidTr="6A2B8510" w14:paraId="76205CEE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6736EC99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number of mass shift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411FA59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</w:t>
            </w:r>
          </w:p>
        </w:tc>
      </w:tr>
      <w:tr w:rsidRPr="00A217C2" w:rsidR="007762EA" w:rsidTr="6A2B8510" w14:paraId="0AF18E02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529A16D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Minimum value of a mass shift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7C6A093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-500 Da</w:t>
            </w:r>
          </w:p>
        </w:tc>
      </w:tr>
      <w:tr w:rsidRPr="00A217C2" w:rsidR="007762EA" w:rsidTr="6A2B8510" w14:paraId="27A12592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6FE1873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value of a mass shift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3A0D346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500 Da</w:t>
            </w:r>
          </w:p>
        </w:tc>
      </w:tr>
      <w:tr w:rsidRPr="00A217C2" w:rsidR="007762EA" w:rsidTr="6A2B8510" w14:paraId="56F5EDEE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6C2B220F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Use a shuffled decoy database</w:t>
            </w:r>
          </w:p>
        </w:tc>
        <w:tc>
          <w:tcPr>
            <w:tcW w:w="4680" w:type="dxa"/>
            <w:tcMar/>
          </w:tcPr>
          <w:p w:rsidRPr="00A217C2" w:rsidR="007762EA" w:rsidRDefault="7EF6C5F0" w14:paraId="4DC6995A" w14:textId="6A6D2AFF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6A2B8510" w:rsidR="00E57DBE">
              <w:rPr>
                <w:rFonts w:ascii="Arial" w:hAnsi="Arial" w:eastAsia="Times New Roman" w:cs="Arial"/>
                <w:color w:val="000000" w:themeColor="text1" w:themeTint="FF" w:themeShade="FF"/>
              </w:rPr>
              <w:t>False</w:t>
            </w:r>
          </w:p>
        </w:tc>
      </w:tr>
      <w:tr w:rsidRPr="00A217C2" w:rsidR="007762EA" w:rsidTr="6A2B8510" w14:paraId="2072E3C4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33B5B44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Mass error tolerance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5CD2DCF1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10 ppm</w:t>
            </w:r>
          </w:p>
        </w:tc>
      </w:tr>
      <w:tr w:rsidRPr="00A217C2" w:rsidR="007762EA" w:rsidTr="6A2B8510" w14:paraId="65FB5D91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7298A45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error tolerance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64E5FBD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1.2 Da</w:t>
            </w:r>
          </w:p>
        </w:tc>
      </w:tr>
      <w:tr w:rsidRPr="00A217C2" w:rsidR="007762EA" w:rsidTr="6A2B8510" w14:paraId="6A283DDB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7741642E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type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22AD371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Pr="00A217C2" w:rsidR="007762EA" w:rsidTr="6A2B8510" w14:paraId="081E0B16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24D9F11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value</w:t>
            </w:r>
          </w:p>
        </w:tc>
        <w:tc>
          <w:tcPr>
            <w:tcW w:w="4680" w:type="dxa"/>
            <w:tcMar/>
          </w:tcPr>
          <w:p w:rsidRPr="00A217C2" w:rsidR="007762EA" w:rsidRDefault="039039EE" w14:paraId="58030D32" w14:textId="492BE2DF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6A2B8510" w:rsidR="00E57DBE">
              <w:rPr>
                <w:rFonts w:ascii="Arial" w:hAnsi="Arial" w:eastAsia="Times New Roman" w:cs="Arial"/>
                <w:color w:val="000000" w:themeColor="text1" w:themeTint="FF" w:themeShade="FF"/>
                <w:rPrChange w:author="Liu, Xiaowen (Kevin)" w:date="2024-12-11T15:18:00Z" w:id="1886505626">
                  <w:rPr>
                    <w:rFonts w:ascii="Arial" w:hAnsi="Arial" w:eastAsia="Times New Roman" w:cs="Arial"/>
                    <w:color w:val="000000" w:themeColor="text1" w:themeTint="FF" w:themeShade="FF"/>
                  </w:rPr>
                </w:rPrChange>
              </w:rPr>
              <w:t>10</w:t>
            </w:r>
            <w:r w:rsidRPr="6A2B8510" w:rsidR="00AA0F01">
              <w:rPr>
                <w:rFonts w:ascii="Arial" w:hAnsi="Arial" w:eastAsia="Times New Roman" w:cs="Arial"/>
                <w:color w:val="000000" w:themeColor="text1" w:themeTint="FF" w:themeShade="FF"/>
                <w:vertAlign w:val="superscript"/>
                <w:rPrChange w:author="Liu, Xiaowen (Kevin)" w:date="2024-12-11T15:18:00Z" w:id="646865479">
                  <w:rPr>
                    <w:rFonts w:ascii="Arial" w:hAnsi="Arial" w:eastAsia="Times New Roman" w:cs="Arial"/>
                    <w:color w:val="000000" w:themeColor="text1" w:themeTint="FF" w:themeShade="FF"/>
                  </w:rPr>
                </w:rPrChange>
              </w:rPr>
              <w:t>-</w:t>
            </w:r>
            <w:r w:rsidRPr="6A2B8510" w:rsidR="00E57DBE">
              <w:rPr>
                <w:rFonts w:ascii="Arial" w:hAnsi="Arial" w:eastAsia="Times New Roman" w:cs="Arial"/>
                <w:color w:val="000000" w:themeColor="text1" w:themeTint="FF" w:themeShade="FF"/>
                <w:vertAlign w:val="superscript"/>
                <w:rPrChange w:author="Liu, Xiaowen (Kevin)" w:date="2024-12-11T15:18:00Z" w:id="1678667689">
                  <w:rPr>
                    <w:rFonts w:ascii="Arial" w:hAnsi="Arial" w:eastAsia="Times New Roman" w:cs="Arial"/>
                    <w:color w:val="000000" w:themeColor="text1" w:themeTint="FF" w:themeShade="FF"/>
                  </w:rPr>
                </w:rPrChange>
              </w:rPr>
              <w:t>6</w:t>
            </w:r>
          </w:p>
        </w:tc>
      </w:tr>
      <w:tr w:rsidRPr="00A217C2" w:rsidR="007762EA" w:rsidTr="6A2B8510" w14:paraId="0752989B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039C0F42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type</w:t>
            </w:r>
          </w:p>
        </w:tc>
        <w:tc>
          <w:tcPr>
            <w:tcW w:w="4680" w:type="dxa"/>
            <w:tcMar/>
          </w:tcPr>
          <w:p w:rsidRPr="00A217C2" w:rsidR="007762EA" w:rsidP="0045034E" w:rsidRDefault="54CC4BF3" w14:paraId="1501F64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Pr="00A217C2" w:rsidR="007762EA" w:rsidTr="6A2B8510" w14:paraId="0AB13525" w14:textId="77777777">
        <w:trPr>
          <w:trHeight w:val="300"/>
        </w:trPr>
        <w:tc>
          <w:tcPr>
            <w:tcW w:w="4680" w:type="dxa"/>
            <w:tcMar/>
          </w:tcPr>
          <w:p w:rsidRPr="00A217C2" w:rsidR="007762EA" w:rsidP="0045034E" w:rsidRDefault="54CC4BF3" w14:paraId="06B5215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value</w:t>
            </w:r>
          </w:p>
        </w:tc>
        <w:tc>
          <w:tcPr>
            <w:tcW w:w="4680" w:type="dxa"/>
            <w:tcMar/>
          </w:tcPr>
          <w:p w:rsidRPr="00A217C2" w:rsidR="007762EA" w:rsidRDefault="52775AD3" w14:paraId="6DCDC952" w14:textId="715F62CB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6A2B8510" w:rsidR="00AA0F01">
              <w:rPr>
                <w:rFonts w:ascii="Arial" w:hAnsi="Arial" w:eastAsia="Times New Roman" w:cs="Arial"/>
                <w:color w:val="000000" w:themeColor="text1" w:themeTint="FF" w:themeShade="FF"/>
              </w:rPr>
              <w:t>0.01</w:t>
            </w:r>
          </w:p>
        </w:tc>
      </w:tr>
      <w:tr w:rsidR="6A2B8510" w:rsidTr="6A2B8510" w14:paraId="4856FCFB">
        <w:trPr>
          <w:trHeight w:val="300"/>
          <w:ins w:author="Wang, Daniel" w:date="2024-12-13T18:01:59.929Z" w16du:dateUtc="2024-12-13T18:01:59.929Z" w:id="645895700"/>
        </w:trPr>
        <w:tc>
          <w:tcPr>
            <w:tcW w:w="4680" w:type="dxa"/>
            <w:tcMar/>
          </w:tcPr>
          <w:p w:rsidR="026DA825" w:rsidP="6A2B8510" w:rsidRDefault="026DA825" w14:paraId="13A3D06C" w14:textId="1BA650C1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26.143Z" w:id="1601275998">
              <w:r w:rsidRPr="6A2B8510" w:rsidR="026DA825">
                <w:rPr>
                  <w:rFonts w:ascii="Arial" w:hAnsi="Arial" w:eastAsia="Times New Roman" w:cs="Arial"/>
                  <w:color w:val="000000" w:themeColor="text1" w:themeTint="FF" w:themeShade="FF"/>
                </w:rPr>
                <w:t xml:space="preserve">Use </w:t>
              </w:r>
            </w:ins>
            <w:ins w:author="Wang, Daniel" w:date="2024-12-13T18:02:05.007Z" w:id="1034371997">
              <w:r w:rsidRPr="6A2B8510" w:rsidR="6D4AF562">
                <w:rPr>
                  <w:rFonts w:ascii="Arial" w:hAnsi="Arial" w:eastAsia="Times New Roman" w:cs="Arial"/>
                  <w:color w:val="000000" w:themeColor="text1" w:themeTint="FF" w:themeShade="FF"/>
                </w:rPr>
                <w:t>TopFD Features</w:t>
              </w:r>
            </w:ins>
          </w:p>
        </w:tc>
        <w:tc>
          <w:tcPr>
            <w:tcW w:w="4680" w:type="dxa"/>
            <w:tcMar/>
          </w:tcPr>
          <w:p w:rsidR="0BD59ECA" w:rsidP="6A2B8510" w:rsidRDefault="0BD59ECA" w14:paraId="3EB662D9" w14:textId="530A7525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30.095Z" w:id="14272888">
              <w:r w:rsidRPr="6A2B8510" w:rsidR="0BD59ECA">
                <w:rPr>
                  <w:rFonts w:ascii="Arial" w:hAnsi="Arial" w:eastAsia="Times New Roman" w:cs="Arial"/>
                  <w:color w:val="000000" w:themeColor="text1" w:themeTint="FF" w:themeShade="FF"/>
                </w:rPr>
                <w:t>True</w:t>
              </w:r>
            </w:ins>
          </w:p>
        </w:tc>
      </w:tr>
    </w:tbl>
    <w:p w:rsidR="000C6475" w:rsidP="6A2B8510" w:rsidRDefault="000C6475" w14:paraId="22B07592" w14:textId="5EBDF061">
      <w:pPr>
        <w:pStyle w:val="Normal"/>
        <w:spacing w:line="480" w:lineRule="auto"/>
      </w:pPr>
    </w:p>
    <w:p w:rsidRPr="00A217C2" w:rsidR="007762EA" w:rsidP="6A2B8510" w:rsidRDefault="3DDA3451" w14:paraId="14891973" w14:textId="19A7EFAB">
      <w:pPr>
        <w:spacing w:after="0" w:line="480" w:lineRule="auto"/>
        <w:rPr>
          <w:ins w:author="Wang, Daniel" w:date="2024-12-13T17:59:10.122Z" w16du:dateUtc="2024-12-13T17:59:10.122Z" w:id="1016270665"/>
          <w:rFonts w:ascii="Arial" w:hAnsi="Arial" w:eastAsia="Times New Roman" w:cs="Arial"/>
          <w:color w:val="000000" w:themeColor="text1" w:themeTint="FF" w:themeShade="FF"/>
        </w:rPr>
      </w:pPr>
      <w:ins w:author="Wang, Daniel" w:date="2024-12-13T17:58:12.674Z" w:id="198553802">
        <w:r w:rsidRPr="6A2B8510" w:rsidR="49E764D6">
          <w:rPr>
            <w:rFonts w:ascii="Arial" w:hAnsi="Arial" w:eastAsia="Times New Roman" w:cs="Arial"/>
            <w:b w:val="1"/>
            <w:bCs w:val="1"/>
            <w:color w:val="000000" w:themeColor="text1" w:themeTint="FF" w:themeShade="FF"/>
          </w:rPr>
          <w:t>Table S4</w:t>
        </w:r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 xml:space="preserve">: Parameter settings of </w:t>
        </w:r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>TopPIC</w:t>
        </w:r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 xml:space="preserve"> for searching the MATCH-ERROR and SHIFT-E</w:t>
        </w:r>
      </w:ins>
      <w:ins w:author="Wang, Daniel" w:date="2024-12-13T17:59:00.397Z" w:id="1228196818"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>RROR</w:t>
        </w:r>
      </w:ins>
      <w:ins w:author="Wang, Daniel" w:date="2024-12-13T17:58:12.674Z" w:id="142180148"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 xml:space="preserve"> data</w:t>
        </w:r>
        <w:r w:rsidRPr="6A2B8510" w:rsidR="49E764D6">
          <w:rPr>
            <w:rFonts w:ascii="Arial" w:hAnsi="Arial" w:eastAsia="Times New Roman" w:cs="Arial"/>
            <w:color w:val="000000" w:themeColor="text1" w:themeTint="FF" w:themeShade="FF"/>
          </w:rPr>
          <w:t>set</w:t>
        </w:r>
      </w:ins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6A2B8510" w:rsidTr="6A2B8510" w14:paraId="3185779F">
        <w:trPr>
          <w:trHeight w:val="300"/>
          <w:ins w:author="Wang, Daniel" w:date="2024-12-13T17:59:10.708Z" w16du:dateUtc="2024-12-13T17:59:10.708Z" w:id="567095298"/>
        </w:trPr>
        <w:tc>
          <w:tcPr>
            <w:tcW w:w="4680" w:type="dxa"/>
            <w:tcMar/>
          </w:tcPr>
          <w:p w:rsidR="6A2B8510" w:rsidP="6A2B8510" w:rsidRDefault="6A2B8510" w14:paraId="5836013B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71293271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Input Parameter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0C7380A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1393324345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Value</w:t>
              </w:r>
            </w:ins>
          </w:p>
        </w:tc>
      </w:tr>
      <w:tr w:rsidR="6A2B8510" w:rsidTr="6A2B8510" w14:paraId="415DF290">
        <w:trPr>
          <w:trHeight w:val="300"/>
          <w:ins w:author="Wang, Daniel" w:date="2024-12-13T17:59:10.708Z" w16du:dateUtc="2024-12-13T17:59:10.708Z" w:id="1075816657"/>
        </w:trPr>
        <w:tc>
          <w:tcPr>
            <w:tcW w:w="4680" w:type="dxa"/>
            <w:tcMar/>
          </w:tcPr>
          <w:p w:rsidR="6A2B8510" w:rsidP="6A2B8510" w:rsidRDefault="6A2B8510" w14:paraId="2A06FB6D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446492649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Fixed modification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204701B2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1183585959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Carbamidomethylation on cysteine</w:t>
              </w:r>
            </w:ins>
          </w:p>
        </w:tc>
      </w:tr>
      <w:tr w:rsidR="6A2B8510" w:rsidTr="6A2B8510" w14:paraId="3E215F0E">
        <w:trPr>
          <w:trHeight w:val="300"/>
          <w:ins w:author="Wang, Daniel" w:date="2024-12-13T17:59:10.708Z" w16du:dateUtc="2024-12-13T17:59:10.708Z" w:id="142822143"/>
        </w:trPr>
        <w:tc>
          <w:tcPr>
            <w:tcW w:w="4680" w:type="dxa"/>
            <w:tcMar/>
          </w:tcPr>
          <w:p w:rsidR="6A2B8510" w:rsidP="6A2B8510" w:rsidRDefault="6A2B8510" w14:paraId="027BB01F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127322505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Allowed N-terminal forms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042C7E59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8Z" w:id="2661022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None, NME, NME_ACETYLATION, M_ACETYLATION</w:t>
              </w:r>
            </w:ins>
          </w:p>
        </w:tc>
      </w:tr>
      <w:tr w:rsidR="6A2B8510" w:rsidTr="6A2B8510" w14:paraId="568F9412">
        <w:trPr>
          <w:trHeight w:val="300"/>
          <w:ins w:author="Wang, Daniel" w:date="2024-12-13T17:59:10.708Z" w16du:dateUtc="2024-12-13T17:59:10.708Z" w:id="311855060"/>
        </w:trPr>
        <w:tc>
          <w:tcPr>
            <w:tcW w:w="4680" w:type="dxa"/>
            <w:tcMar/>
          </w:tcPr>
          <w:p w:rsidR="6A2B8510" w:rsidP="6A2B8510" w:rsidRDefault="6A2B8510" w14:paraId="11EE0D19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607826411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Maximum number of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A2166B9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5791750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</w:t>
              </w:r>
            </w:ins>
          </w:p>
        </w:tc>
      </w:tr>
      <w:tr w:rsidR="6A2B8510" w:rsidTr="6A2B8510" w14:paraId="6E833B97">
        <w:trPr>
          <w:trHeight w:val="300"/>
          <w:ins w:author="Wang, Daniel" w:date="2024-12-13T17:59:10.709Z" w16du:dateUtc="2024-12-13T17:59:10.709Z" w:id="2080529902"/>
        </w:trPr>
        <w:tc>
          <w:tcPr>
            <w:tcW w:w="4680" w:type="dxa"/>
            <w:tcMar/>
          </w:tcPr>
          <w:p w:rsidR="6A2B8510" w:rsidP="6A2B8510" w:rsidRDefault="6A2B8510" w14:paraId="7B321ACA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92068974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Minimum value of a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08E894BD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981519361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-500 Da</w:t>
              </w:r>
            </w:ins>
          </w:p>
        </w:tc>
      </w:tr>
      <w:tr w:rsidR="6A2B8510" w:rsidTr="6A2B8510" w14:paraId="5F56F598">
        <w:trPr>
          <w:trHeight w:val="300"/>
          <w:ins w:author="Wang, Daniel" w:date="2024-12-13T17:59:10.709Z" w16du:dateUtc="2024-12-13T17:59:10.709Z" w:id="690593449"/>
        </w:trPr>
        <w:tc>
          <w:tcPr>
            <w:tcW w:w="4680" w:type="dxa"/>
            <w:tcMar/>
          </w:tcPr>
          <w:p w:rsidR="6A2B8510" w:rsidP="6A2B8510" w:rsidRDefault="6A2B8510" w14:paraId="10798A6C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611297866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Maximum value of a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6656FCFD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91802200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500 Da</w:t>
              </w:r>
            </w:ins>
          </w:p>
        </w:tc>
      </w:tr>
      <w:tr w:rsidR="6A2B8510" w:rsidTr="6A2B8510" w14:paraId="7B83AFA9">
        <w:trPr>
          <w:trHeight w:val="300"/>
          <w:ins w:author="Wang, Daniel" w:date="2024-12-13T17:59:10.709Z" w16du:dateUtc="2024-12-13T17:59:10.709Z" w:id="1288285726"/>
        </w:trPr>
        <w:tc>
          <w:tcPr>
            <w:tcW w:w="4680" w:type="dxa"/>
            <w:tcMar/>
          </w:tcPr>
          <w:p w:rsidR="6A2B8510" w:rsidP="6A2B8510" w:rsidRDefault="6A2B8510" w14:paraId="41C1585A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52981410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Use a shuffled decoy database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4E6921B0" w14:textId="6A6D2AFF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206030383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False</w:t>
              </w:r>
            </w:ins>
          </w:p>
        </w:tc>
      </w:tr>
      <w:tr w:rsidR="6A2B8510" w:rsidTr="6A2B8510" w14:paraId="2329F988">
        <w:trPr>
          <w:trHeight w:val="300"/>
          <w:ins w:author="Wang, Daniel" w:date="2024-12-13T17:59:10.709Z" w16du:dateUtc="2024-12-13T17:59:10.709Z" w:id="1588252167"/>
        </w:trPr>
        <w:tc>
          <w:tcPr>
            <w:tcW w:w="4680" w:type="dxa"/>
            <w:tcMar/>
          </w:tcPr>
          <w:p w:rsidR="6A2B8510" w:rsidP="6A2B8510" w:rsidRDefault="6A2B8510" w14:paraId="4A04F6A6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49776752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Mass error tolerance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556CB5B1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1829005295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10 ppm</w:t>
              </w:r>
            </w:ins>
          </w:p>
        </w:tc>
      </w:tr>
      <w:tr w:rsidR="6A2B8510" w:rsidTr="6A2B8510" w14:paraId="58B186CC">
        <w:trPr>
          <w:trHeight w:val="300"/>
          <w:ins w:author="Wang, Daniel" w:date="2024-12-13T17:59:10.709Z" w16du:dateUtc="2024-12-13T17:59:10.709Z" w:id="1220667687"/>
        </w:trPr>
        <w:tc>
          <w:tcPr>
            <w:tcW w:w="4680" w:type="dxa"/>
            <w:tcMar/>
          </w:tcPr>
          <w:p w:rsidR="6A2B8510" w:rsidP="6A2B8510" w:rsidRDefault="6A2B8510" w14:paraId="6DCE7CC9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58257216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error tolerance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31E4B5E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274340496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1.2 Da</w:t>
              </w:r>
            </w:ins>
          </w:p>
        </w:tc>
      </w:tr>
      <w:tr w:rsidR="6A2B8510" w:rsidTr="6A2B8510" w14:paraId="588CE56A">
        <w:trPr>
          <w:trHeight w:val="300"/>
          <w:ins w:author="Wang, Daniel" w:date="2024-12-13T17:59:10.709Z" w16du:dateUtc="2024-12-13T17:59:10.709Z" w:id="1573117487"/>
        </w:trPr>
        <w:tc>
          <w:tcPr>
            <w:tcW w:w="4680" w:type="dxa"/>
            <w:tcMar/>
          </w:tcPr>
          <w:p w:rsidR="6A2B8510" w:rsidP="6A2B8510" w:rsidRDefault="6A2B8510" w14:paraId="6A2E0D6F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44073576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Spectrum level cutoff type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7191C857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09Z" w:id="287005107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E-value</w:t>
              </w:r>
            </w:ins>
          </w:p>
        </w:tc>
      </w:tr>
      <w:tr w:rsidR="6A2B8510" w:rsidTr="6A2B8510" w14:paraId="022B4A44">
        <w:trPr>
          <w:trHeight w:val="300"/>
          <w:ins w:author="Wang, Daniel" w:date="2024-12-13T17:59:10.71Z" w16du:dateUtc="2024-12-13T17:59:10.71Z" w:id="330547395"/>
        </w:trPr>
        <w:tc>
          <w:tcPr>
            <w:tcW w:w="4680" w:type="dxa"/>
            <w:tcMar/>
          </w:tcPr>
          <w:p w:rsidR="6A2B8510" w:rsidP="6A2B8510" w:rsidRDefault="6A2B8510" w14:paraId="0A841789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1Z" w:id="108687120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Spectrum level cutoff value</w:t>
              </w:r>
            </w:ins>
          </w:p>
        </w:tc>
        <w:tc>
          <w:tcPr>
            <w:tcW w:w="4680" w:type="dxa"/>
            <w:tcMar/>
          </w:tcPr>
          <w:p w:rsidR="119A6D4B" w:rsidP="6A2B8510" w:rsidRDefault="119A6D4B" w14:paraId="7B67A12B" w14:textId="5482A77E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30.806Z" w:id="980485099">
              <w:r w:rsidRPr="6A2B8510" w:rsidR="119A6D4B">
                <w:rPr>
                  <w:rFonts w:ascii="Arial" w:hAnsi="Arial" w:eastAsia="Times New Roman" w:cs="Arial"/>
                  <w:color w:val="000000" w:themeColor="text1" w:themeTint="FF" w:themeShade="FF"/>
                </w:rPr>
                <w:t>0.01</w:t>
              </w:r>
            </w:ins>
          </w:p>
        </w:tc>
      </w:tr>
      <w:tr w:rsidR="6A2B8510" w:rsidTr="6A2B8510" w14:paraId="4B4D2F40">
        <w:trPr>
          <w:trHeight w:val="300"/>
          <w:ins w:author="Wang, Daniel" w:date="2024-12-13T17:59:10.71Z" w16du:dateUtc="2024-12-13T17:59:10.71Z" w:id="1704636272"/>
        </w:trPr>
        <w:tc>
          <w:tcPr>
            <w:tcW w:w="4680" w:type="dxa"/>
            <w:tcMar/>
          </w:tcPr>
          <w:p w:rsidR="6A2B8510" w:rsidP="6A2B8510" w:rsidRDefault="6A2B8510" w14:paraId="527D7CB3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1Z" w:id="2094890211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level cutoff type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314F68E1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1Z" w:id="192959724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E-value</w:t>
              </w:r>
            </w:ins>
          </w:p>
        </w:tc>
      </w:tr>
      <w:tr w:rsidR="6A2B8510" w:rsidTr="6A2B8510" w14:paraId="6C3EA129">
        <w:trPr>
          <w:trHeight w:val="300"/>
          <w:ins w:author="Wang, Daniel" w:date="2024-12-13T17:59:10.71Z" w16du:dateUtc="2024-12-13T17:59:10.71Z" w:id="610424183"/>
        </w:trPr>
        <w:tc>
          <w:tcPr>
            <w:tcW w:w="4680" w:type="dxa"/>
            <w:tcMar/>
          </w:tcPr>
          <w:p w:rsidR="6A2B8510" w:rsidP="6A2B8510" w:rsidRDefault="6A2B8510" w14:paraId="303E40E4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1Z" w:id="13341985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level cutoff value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DAD2F73" w14:textId="715F62CB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7:59:10.71Z" w:id="190689788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0.01</w:t>
              </w:r>
            </w:ins>
          </w:p>
        </w:tc>
      </w:tr>
      <w:tr w:rsidR="6A2B8510" w:rsidTr="6A2B8510" w14:paraId="3BAB791F">
        <w:trPr>
          <w:trHeight w:val="300"/>
          <w:ins w:author="Wang, Daniel" w:date="2024-12-13T18:02:11.463Z" w16du:dateUtc="2024-12-13T18:02:11.463Z" w:id="1609394023"/>
        </w:trPr>
        <w:tc>
          <w:tcPr>
            <w:tcW w:w="4680" w:type="dxa"/>
            <w:tcMar/>
          </w:tcPr>
          <w:p w:rsidR="3892EA1D" w:rsidP="6A2B8510" w:rsidRDefault="3892EA1D" w14:paraId="0C21F8F7" w14:textId="4C6EAA11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34.821Z" w:id="761417936">
              <w:r w:rsidRPr="6A2B8510" w:rsidR="3892EA1D">
                <w:rPr>
                  <w:rFonts w:ascii="Arial" w:hAnsi="Arial" w:eastAsia="Times New Roman" w:cs="Arial"/>
                  <w:color w:val="000000" w:themeColor="text1" w:themeTint="FF" w:themeShade="FF"/>
                </w:rPr>
                <w:t>Use</w:t>
              </w:r>
            </w:ins>
            <w:ins w:author="Wang, Daniel" w:date="2024-12-13T18:02:15.238Z" w:id="1579157440">
              <w:r w:rsidRPr="6A2B8510" w:rsidR="72F72277">
                <w:rPr>
                  <w:rFonts w:ascii="Arial" w:hAnsi="Arial" w:eastAsia="Times New Roman" w:cs="Arial"/>
                  <w:color w:val="000000" w:themeColor="text1" w:themeTint="FF" w:themeShade="FF"/>
                </w:rPr>
                <w:t xml:space="preserve"> </w:t>
              </w:r>
              <w:r w:rsidRPr="6A2B8510" w:rsidR="72F72277">
                <w:rPr>
                  <w:rFonts w:ascii="Arial" w:hAnsi="Arial" w:eastAsia="Times New Roman" w:cs="Arial"/>
                  <w:color w:val="000000" w:themeColor="text1" w:themeTint="FF" w:themeShade="FF"/>
                </w:rPr>
                <w:t>TopFD</w:t>
              </w:r>
              <w:r w:rsidRPr="6A2B8510" w:rsidR="72F72277">
                <w:rPr>
                  <w:rFonts w:ascii="Arial" w:hAnsi="Arial" w:eastAsia="Times New Roman" w:cs="Arial"/>
                  <w:color w:val="000000" w:themeColor="text1" w:themeTint="FF" w:themeShade="FF"/>
                </w:rPr>
                <w:t xml:space="preserve"> Features</w:t>
              </w:r>
            </w:ins>
          </w:p>
        </w:tc>
        <w:tc>
          <w:tcPr>
            <w:tcW w:w="4680" w:type="dxa"/>
            <w:tcMar/>
          </w:tcPr>
          <w:p w:rsidR="4C56F32D" w:rsidP="6A2B8510" w:rsidRDefault="4C56F32D" w14:paraId="670D824F" w14:textId="20508B22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18:07:38.513Z" w:id="1024941527">
              <w:r w:rsidRPr="6A2B8510" w:rsidR="4C56F32D">
                <w:rPr>
                  <w:rFonts w:ascii="Arial" w:hAnsi="Arial" w:eastAsia="Times New Roman" w:cs="Arial"/>
                  <w:color w:val="000000" w:themeColor="text1" w:themeTint="FF" w:themeShade="FF"/>
                </w:rPr>
                <w:t>False</w:t>
              </w:r>
            </w:ins>
          </w:p>
        </w:tc>
      </w:tr>
    </w:tbl>
    <w:p w:rsidRPr="00A217C2" w:rsidR="007762EA" w:rsidP="6A2B8510" w:rsidRDefault="3DDA3451" w14:paraId="06257DB6" w14:textId="56272F0F">
      <w:pPr>
        <w:spacing w:after="0" w:line="480" w:lineRule="auto"/>
        <w:rPr>
          <w:ins w:author="Wang, Daniel" w:date="2024-12-13T20:15:08.148Z" w16du:dateUtc="2024-12-13T20:15:08.149Z" w:id="446414993"/>
          <w:rFonts w:ascii="Arial" w:hAnsi="Arial" w:eastAsia="Times New Roman" w:cs="Arial"/>
          <w:b w:val="1"/>
          <w:bCs w:val="1"/>
          <w:color w:val="000000" w:themeColor="text1" w:themeTint="FF" w:themeShade="FF"/>
        </w:rPr>
      </w:pPr>
    </w:p>
    <w:p w:rsidRPr="00A217C2" w:rsidR="007762EA" w:rsidP="6A2B8510" w:rsidRDefault="3DDA3451" w14:paraId="78CBDC2B" w14:textId="3C3DDA23">
      <w:pPr>
        <w:spacing w:after="0" w:line="480" w:lineRule="auto"/>
        <w:rPr>
          <w:ins w:author="Wang, Daniel" w:date="2024-12-13T20:15:00.612Z" w16du:dateUtc="2024-12-13T20:15:00.612Z" w:id="348495152"/>
          <w:rFonts w:ascii="Arial" w:hAnsi="Arial" w:eastAsia="Times New Roman" w:cs="Arial"/>
          <w:color w:val="000000" w:themeColor="text1" w:themeTint="FF" w:themeShade="FF"/>
        </w:rPr>
      </w:pPr>
      <w:ins w:author="Wang, Daniel" w:date="2024-12-13T20:15:23.474Z" w:id="1085188698">
        <w:r w:rsidRPr="6A2B8510" w:rsidR="12BCAAE3">
          <w:rPr>
            <w:rFonts w:ascii="Arial" w:hAnsi="Arial" w:eastAsia="Times New Roman" w:cs="Arial"/>
            <w:b w:val="1"/>
            <w:bCs w:val="1"/>
            <w:color w:val="000000" w:themeColor="text1" w:themeTint="FF" w:themeShade="FF"/>
          </w:rPr>
          <w:t>Table S5</w:t>
        </w:r>
        <w:r w:rsidRPr="6A2B8510" w:rsidR="12BCAAE3">
          <w:rPr>
            <w:rFonts w:ascii="Arial" w:hAnsi="Arial" w:eastAsia="Times New Roman" w:cs="Arial"/>
            <w:color w:val="000000" w:themeColor="text1" w:themeTint="FF" w:themeShade="FF"/>
          </w:rPr>
          <w:t xml:space="preserve">: Parameter settings of </w:t>
        </w:r>
        <w:r w:rsidRPr="6A2B8510" w:rsidR="12BCAAE3">
          <w:rPr>
            <w:rFonts w:ascii="Arial" w:hAnsi="Arial" w:eastAsia="Times New Roman" w:cs="Arial"/>
            <w:color w:val="000000" w:themeColor="text1" w:themeTint="FF" w:themeShade="FF"/>
          </w:rPr>
          <w:t>TopPIC</w:t>
        </w:r>
        <w:r w:rsidRPr="6A2B8510" w:rsidR="12BCAAE3">
          <w:rPr>
            <w:rFonts w:ascii="Arial" w:hAnsi="Arial" w:eastAsia="Times New Roman" w:cs="Arial"/>
            <w:color w:val="000000" w:themeColor="text1" w:themeTint="FF" w:themeShade="FF"/>
          </w:rPr>
          <w:t xml:space="preserve"> for generating the pseudo-multiplexed dataset</w:t>
        </w:r>
      </w:ins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80"/>
        <w:gridCol w:w="4680"/>
      </w:tblGrid>
      <w:tr w:rsidR="6A2B8510" w:rsidTr="6A2B8510" w14:paraId="7E742B40">
        <w:trPr>
          <w:trHeight w:val="300"/>
          <w:ins w:author="Wang, Daniel" w:date="2024-12-13T20:15:00.612Z" w16du:dateUtc="2024-12-13T20:15:00.612Z" w:id="1881484894"/>
        </w:trPr>
        <w:tc>
          <w:tcPr>
            <w:tcW w:w="4680" w:type="dxa"/>
            <w:tcMar/>
          </w:tcPr>
          <w:p w:rsidR="6A2B8510" w:rsidP="6A2B8510" w:rsidRDefault="6A2B8510" w14:paraId="49896AA6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99125382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Input Parameter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341E7358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27733135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Value</w:t>
              </w:r>
            </w:ins>
          </w:p>
        </w:tc>
      </w:tr>
      <w:tr w:rsidR="6A2B8510" w:rsidTr="6A2B8510" w14:paraId="7D02D87F">
        <w:trPr>
          <w:trHeight w:val="300"/>
          <w:ins w:author="Wang, Daniel" w:date="2024-12-13T20:15:00.612Z" w16du:dateUtc="2024-12-13T20:15:00.612Z" w:id="25034015"/>
        </w:trPr>
        <w:tc>
          <w:tcPr>
            <w:tcW w:w="4680" w:type="dxa"/>
            <w:tcMar/>
          </w:tcPr>
          <w:p w:rsidR="6A2B8510" w:rsidP="6A2B8510" w:rsidRDefault="6A2B8510" w14:paraId="2DE37F94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43185776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Fixed modification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6C84B20C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88027761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Carbamidomethylation on cysteine</w:t>
              </w:r>
            </w:ins>
          </w:p>
        </w:tc>
      </w:tr>
      <w:tr w:rsidR="6A2B8510" w:rsidTr="6A2B8510" w14:paraId="3ACA2D69">
        <w:trPr>
          <w:trHeight w:val="300"/>
          <w:ins w:author="Wang, Daniel" w:date="2024-12-13T20:15:00.612Z" w16du:dateUtc="2024-12-13T20:15:00.612Z" w:id="504317955"/>
        </w:trPr>
        <w:tc>
          <w:tcPr>
            <w:tcW w:w="4680" w:type="dxa"/>
            <w:tcMar/>
          </w:tcPr>
          <w:p w:rsidR="6A2B8510" w:rsidP="6A2B8510" w:rsidRDefault="6A2B8510" w14:paraId="3734855B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421293629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Allowed N-terminal forms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701D781E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24355337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None, NME, NME_ACETYLATION, M_ACETYLATION</w:t>
              </w:r>
            </w:ins>
          </w:p>
        </w:tc>
      </w:tr>
      <w:tr w:rsidR="6A2B8510" w:rsidTr="6A2B8510" w14:paraId="49186E7C">
        <w:trPr>
          <w:trHeight w:val="300"/>
          <w:ins w:author="Wang, Daniel" w:date="2024-12-13T20:15:00.612Z" w16du:dateUtc="2024-12-13T20:15:00.612Z" w:id="1710398873"/>
        </w:trPr>
        <w:tc>
          <w:tcPr>
            <w:tcW w:w="4680" w:type="dxa"/>
            <w:tcMar/>
          </w:tcPr>
          <w:p w:rsidR="6A2B8510" w:rsidP="6A2B8510" w:rsidRDefault="6A2B8510" w14:paraId="488E2255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6721130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Maximum number of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BEF4C95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73084255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</w:t>
              </w:r>
            </w:ins>
          </w:p>
        </w:tc>
      </w:tr>
      <w:tr w:rsidR="6A2B8510" w:rsidTr="6A2B8510" w14:paraId="4B5413CB">
        <w:trPr>
          <w:trHeight w:val="300"/>
          <w:ins w:author="Wang, Daniel" w:date="2024-12-13T20:15:00.612Z" w16du:dateUtc="2024-12-13T20:15:00.612Z" w:id="1051288079"/>
        </w:trPr>
        <w:tc>
          <w:tcPr>
            <w:tcW w:w="4680" w:type="dxa"/>
            <w:tcMar/>
          </w:tcPr>
          <w:p w:rsidR="6A2B8510" w:rsidP="6A2B8510" w:rsidRDefault="6A2B8510" w14:paraId="03B55902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1911534641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Minimum value of a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142554A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99746900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-500 Da</w:t>
              </w:r>
            </w:ins>
          </w:p>
        </w:tc>
      </w:tr>
      <w:tr w:rsidR="6A2B8510" w:rsidTr="6A2B8510" w14:paraId="3B06A87A">
        <w:trPr>
          <w:trHeight w:val="300"/>
          <w:ins w:author="Wang, Daniel" w:date="2024-12-13T20:15:00.612Z" w16du:dateUtc="2024-12-13T20:15:00.612Z" w:id="213439020"/>
        </w:trPr>
        <w:tc>
          <w:tcPr>
            <w:tcW w:w="4680" w:type="dxa"/>
            <w:tcMar/>
          </w:tcPr>
          <w:p w:rsidR="6A2B8510" w:rsidP="6A2B8510" w:rsidRDefault="6A2B8510" w14:paraId="50F5E67B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362224644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Maximum value of a mass shift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27F415DE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2Z" w:id="31610282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500 Da</w:t>
              </w:r>
            </w:ins>
          </w:p>
        </w:tc>
      </w:tr>
      <w:tr w:rsidR="6A2B8510" w:rsidTr="6A2B8510" w14:paraId="0952F961">
        <w:trPr>
          <w:trHeight w:val="300"/>
          <w:ins w:author="Wang, Daniel" w:date="2024-12-13T20:15:00.613Z" w16du:dateUtc="2024-12-13T20:15:00.613Z" w:id="1165817847"/>
        </w:trPr>
        <w:tc>
          <w:tcPr>
            <w:tcW w:w="4680" w:type="dxa"/>
            <w:tcMar/>
          </w:tcPr>
          <w:p w:rsidR="6A2B8510" w:rsidP="6A2B8510" w:rsidRDefault="6A2B8510" w14:paraId="1F3D65D7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36373456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Use a shuffled decoy database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33C056B3" w14:textId="6A6D2AFF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213730749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False</w:t>
              </w:r>
            </w:ins>
          </w:p>
        </w:tc>
      </w:tr>
      <w:tr w:rsidR="6A2B8510" w:rsidTr="6A2B8510" w14:paraId="2A374ED7">
        <w:trPr>
          <w:trHeight w:val="300"/>
          <w:ins w:author="Wang, Daniel" w:date="2024-12-13T20:15:00.613Z" w16du:dateUtc="2024-12-13T20:15:00.613Z" w:id="1674161905"/>
        </w:trPr>
        <w:tc>
          <w:tcPr>
            <w:tcW w:w="4680" w:type="dxa"/>
            <w:tcMar/>
          </w:tcPr>
          <w:p w:rsidR="6A2B8510" w:rsidP="6A2B8510" w:rsidRDefault="6A2B8510" w14:paraId="35867332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556809047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Mass error tolerance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34472B85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386958870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10 ppm</w:t>
              </w:r>
            </w:ins>
          </w:p>
        </w:tc>
      </w:tr>
      <w:tr w:rsidR="6A2B8510" w:rsidTr="6A2B8510" w14:paraId="57A2913D">
        <w:trPr>
          <w:trHeight w:val="300"/>
          <w:ins w:author="Wang, Daniel" w:date="2024-12-13T20:15:00.613Z" w16du:dateUtc="2024-12-13T20:15:00.613Z" w:id="565090957"/>
        </w:trPr>
        <w:tc>
          <w:tcPr>
            <w:tcW w:w="4680" w:type="dxa"/>
            <w:tcMar/>
          </w:tcPr>
          <w:p w:rsidR="6A2B8510" w:rsidP="6A2B8510" w:rsidRDefault="6A2B8510" w14:paraId="10181C5B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200139886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error tolerance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3F40C89A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712106328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1.2 Da</w:t>
              </w:r>
            </w:ins>
          </w:p>
        </w:tc>
      </w:tr>
      <w:tr w:rsidR="6A2B8510" w:rsidTr="6A2B8510" w14:paraId="2C35AA1D">
        <w:trPr>
          <w:trHeight w:val="300"/>
          <w:ins w:author="Wang, Daniel" w:date="2024-12-13T20:15:00.613Z" w16du:dateUtc="2024-12-13T20:15:00.613Z" w:id="1305407045"/>
        </w:trPr>
        <w:tc>
          <w:tcPr>
            <w:tcW w:w="4680" w:type="dxa"/>
            <w:tcMar/>
          </w:tcPr>
          <w:p w:rsidR="6A2B8510" w:rsidP="6A2B8510" w:rsidRDefault="6A2B8510" w14:paraId="4A170EF2">
            <w:pPr>
              <w:spacing w:line="259" w:lineRule="auto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743532490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Spectrum level cutoff type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260AE10C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640779606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E-value</w:t>
              </w:r>
            </w:ins>
          </w:p>
        </w:tc>
      </w:tr>
      <w:tr w:rsidR="6A2B8510" w:rsidTr="6A2B8510" w14:paraId="63B945A3">
        <w:trPr>
          <w:trHeight w:val="300"/>
          <w:ins w:author="Wang, Daniel" w:date="2024-12-13T20:15:00.613Z" w16du:dateUtc="2024-12-13T20:15:00.613Z" w:id="2075792439"/>
        </w:trPr>
        <w:tc>
          <w:tcPr>
            <w:tcW w:w="4680" w:type="dxa"/>
            <w:tcMar/>
          </w:tcPr>
          <w:p w:rsidR="6A2B8510" w:rsidP="6A2B8510" w:rsidRDefault="6A2B8510" w14:paraId="4D0EC622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491578606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Spectrum level cutoff value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843179C" w14:textId="5482A77E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446266592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0.01</w:t>
              </w:r>
            </w:ins>
          </w:p>
        </w:tc>
      </w:tr>
      <w:tr w:rsidR="6A2B8510" w:rsidTr="6A2B8510" w14:paraId="51E2EDE8">
        <w:trPr>
          <w:trHeight w:val="300"/>
          <w:ins w:author="Wang, Daniel" w:date="2024-12-13T20:15:00.613Z" w16du:dateUtc="2024-12-13T20:15:00.613Z" w:id="458653014"/>
        </w:trPr>
        <w:tc>
          <w:tcPr>
            <w:tcW w:w="4680" w:type="dxa"/>
            <w:tcMar/>
          </w:tcPr>
          <w:p w:rsidR="6A2B8510" w:rsidP="6A2B8510" w:rsidRDefault="6A2B8510" w14:paraId="7EEEEBF1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384217283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level cutoff type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1F455086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156085201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E-value</w:t>
              </w:r>
            </w:ins>
          </w:p>
        </w:tc>
      </w:tr>
      <w:tr w:rsidR="6A2B8510" w:rsidTr="6A2B8510" w14:paraId="2CC93B5A">
        <w:trPr>
          <w:trHeight w:val="300"/>
          <w:ins w:author="Wang, Daniel" w:date="2024-12-13T20:15:00.613Z" w16du:dateUtc="2024-12-13T20:15:00.613Z" w:id="318320404"/>
        </w:trPr>
        <w:tc>
          <w:tcPr>
            <w:tcW w:w="4680" w:type="dxa"/>
            <w:tcMar/>
          </w:tcPr>
          <w:p w:rsidR="6A2B8510" w:rsidP="6A2B8510" w:rsidRDefault="6A2B8510" w14:paraId="29DCB050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362806487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Proteoform level cutoff value</w:t>
              </w:r>
            </w:ins>
          </w:p>
        </w:tc>
        <w:tc>
          <w:tcPr>
            <w:tcW w:w="4680" w:type="dxa"/>
            <w:tcMar/>
          </w:tcPr>
          <w:p w:rsidR="6A2B8510" w:rsidP="6A2B8510" w:rsidRDefault="6A2B8510" w14:paraId="08846912" w14:textId="715F62CB">
            <w:pPr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1438482277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0.01</w:t>
              </w:r>
            </w:ins>
          </w:p>
        </w:tc>
      </w:tr>
      <w:tr w:rsidR="6A2B8510" w:rsidTr="6A2B8510" w14:paraId="3C28DC2E">
        <w:trPr>
          <w:trHeight w:val="300"/>
          <w:ins w:author="Wang, Daniel" w:date="2024-12-13T20:15:00.613Z" w16du:dateUtc="2024-12-13T20:15:00.613Z" w:id="833920953"/>
        </w:trPr>
        <w:tc>
          <w:tcPr>
            <w:tcW w:w="4680" w:type="dxa"/>
            <w:tcMar/>
          </w:tcPr>
          <w:p w:rsidR="6A2B8510" w:rsidP="6A2B8510" w:rsidRDefault="6A2B8510" w14:paraId="1105128C" w14:textId="4C6EAA11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5:00.613Z" w:id="462102640">
              <w:r w:rsidRPr="6A2B8510" w:rsidR="6A2B8510">
                <w:rPr>
                  <w:rFonts w:ascii="Arial" w:hAnsi="Arial" w:eastAsia="Times New Roman" w:cs="Arial"/>
                  <w:color w:val="000000" w:themeColor="text1" w:themeTint="FF" w:themeShade="FF"/>
                </w:rPr>
                <w:t>Use TopFD Features</w:t>
              </w:r>
            </w:ins>
          </w:p>
        </w:tc>
        <w:tc>
          <w:tcPr>
            <w:tcW w:w="4680" w:type="dxa"/>
            <w:tcMar/>
          </w:tcPr>
          <w:p w:rsidR="5B57F64B" w:rsidP="6A2B8510" w:rsidRDefault="5B57F64B" w14:paraId="17B5CA4E" w14:textId="7C0BEE72">
            <w:pPr>
              <w:pStyle w:val="Normal"/>
              <w:rPr>
                <w:rFonts w:ascii="Arial" w:hAnsi="Arial" w:eastAsia="Times New Roman" w:cs="Arial"/>
                <w:color w:val="000000" w:themeColor="text1" w:themeTint="FF" w:themeShade="FF"/>
              </w:rPr>
            </w:pPr>
            <w:ins w:author="Wang, Daniel" w:date="2024-12-13T20:16:30.961Z" w:id="2101039997">
              <w:r w:rsidRPr="6A2B8510" w:rsidR="5B57F64B">
                <w:rPr>
                  <w:rFonts w:ascii="Arial" w:hAnsi="Arial" w:eastAsia="Times New Roman" w:cs="Arial"/>
                  <w:color w:val="000000" w:themeColor="text1" w:themeTint="FF" w:themeShade="FF"/>
                </w:rPr>
                <w:t>True</w:t>
              </w:r>
            </w:ins>
          </w:p>
        </w:tc>
      </w:tr>
    </w:tbl>
    <w:p w:rsidRPr="00A217C2" w:rsidR="007762EA" w:rsidP="6A2B8510" w:rsidRDefault="3DDA3451" w14:paraId="6B72270D" w14:textId="4E6C36C5">
      <w:pPr>
        <w:pStyle w:val="Normal"/>
        <w:spacing w:after="0" w:line="480" w:lineRule="auto"/>
        <w:rPr>
          <w:ins w:author="Wang, Daniel" w:date="2024-12-13T20:16:23.92Z" w16du:dateUtc="2024-12-13T20:16:23.92Z" w:id="288467414"/>
          <w:rFonts w:ascii="Arial" w:hAnsi="Arial" w:eastAsia="Times New Roman" w:cs="Arial"/>
          <w:color w:val="000000" w:themeColor="text1" w:themeTint="FF" w:themeShade="FF"/>
        </w:rPr>
      </w:pPr>
    </w:p>
    <w:p w:rsidRPr="00A217C2" w:rsidR="007762EA" w:rsidP="6A2B8510" w:rsidRDefault="3DDA3451" w14:paraId="71DBBFD5" w14:textId="17FBC506">
      <w:pPr>
        <w:pStyle w:val="Normal"/>
        <w:spacing w:after="0" w:line="480" w:lineRule="auto"/>
        <w:rPr>
          <w:rFonts w:ascii="Arial" w:hAnsi="Arial" w:eastAsia="Times New Roman" w:cs="Arial"/>
          <w:color w:val="000000" w:themeColor="text1"/>
        </w:rPr>
      </w:pPr>
      <w:r w:rsidRPr="6A2B8510" w:rsidR="3DDA3451">
        <w:rPr>
          <w:rFonts w:ascii="Arial" w:hAnsi="Arial" w:eastAsia="Times New Roman" w:cs="Arial"/>
          <w:color w:val="000000" w:themeColor="text1" w:themeTint="FF" w:themeShade="FF"/>
        </w:rPr>
        <w:t xml:space="preserve">Supplementary Table S3: Parameter settings for </w:t>
      </w:r>
      <w:r w:rsidRPr="6A2B8510" w:rsidR="114BB3C9">
        <w:rPr>
          <w:rFonts w:ascii="Arial" w:hAnsi="Arial" w:eastAsia="Times New Roman" w:cs="Arial"/>
          <w:color w:val="000000" w:themeColor="text1" w:themeTint="FF" w:themeShade="FF"/>
        </w:rPr>
        <w:t>TopPIC</w:t>
      </w:r>
      <w:r w:rsidRPr="6A2B8510" w:rsidR="114BB3C9">
        <w:rPr>
          <w:rFonts w:ascii="Arial" w:hAnsi="Arial" w:eastAsia="Times New Roman" w:cs="Arial"/>
          <w:color w:val="000000" w:themeColor="text1" w:themeTint="FF" w:themeShade="FF"/>
        </w:rPr>
        <w:t xml:space="preserve"> </w:t>
      </w:r>
      <w:r w:rsidRPr="6A2B8510" w:rsidR="3DDA3451">
        <w:rPr>
          <w:rFonts w:ascii="Arial" w:hAnsi="Arial" w:eastAsia="Times New Roman" w:cs="Arial"/>
          <w:color w:val="000000" w:themeColor="text1" w:themeTint="FF" w:themeShade="FF"/>
        </w:rPr>
        <w:t xml:space="preserve">for </w:t>
      </w:r>
      <w:r w:rsidRPr="6A2B8510" w:rsidR="510879A9">
        <w:rPr>
          <w:rFonts w:ascii="Arial" w:hAnsi="Arial" w:eastAsia="Times New Roman" w:cs="Arial"/>
          <w:color w:val="000000" w:themeColor="text1" w:themeTint="FF" w:themeShade="FF"/>
        </w:rPr>
        <w:t>precursor selection</w:t>
      </w:r>
      <w:r w:rsidRPr="6A2B8510" w:rsidR="0DF44934">
        <w:rPr>
          <w:rFonts w:ascii="Arial" w:hAnsi="Arial" w:eastAsia="Times New Roman" w:cs="Arial"/>
          <w:color w:val="000000" w:themeColor="text1" w:themeTint="FF" w:themeShade="FF"/>
        </w:rPr>
        <w:t xml:space="preserve"> test data generation</w:t>
      </w:r>
      <w:r w:rsidRPr="6A2B8510" w:rsidR="720D7767">
        <w:rPr>
          <w:rFonts w:ascii="Arial" w:hAnsi="Arial" w:eastAsia="Times New Roman" w:cs="Arial"/>
          <w:color w:val="000000" w:themeColor="text1" w:themeTint="FF" w:themeShade="FF"/>
        </w:rPr>
        <w:t xml:space="preserve"> and pseudo-multiplexed data generation</w:t>
      </w:r>
      <w:r w:rsidRPr="6A2B8510" w:rsidR="0DF44934">
        <w:rPr>
          <w:rFonts w:ascii="Arial" w:hAnsi="Arial" w:eastAsia="Times New Roman" w:cs="Arial"/>
          <w:color w:val="000000" w:themeColor="text1" w:themeTint="FF" w:themeShade="FF"/>
        </w:rPr>
        <w:t xml:space="preserve">.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Pr="00A217C2" w:rsidR="007762EA" w:rsidTr="3C6D0CD3" w14:paraId="7A084FF8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165B534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Input Parameter</w:t>
            </w:r>
          </w:p>
        </w:tc>
        <w:tc>
          <w:tcPr>
            <w:tcW w:w="4680" w:type="dxa"/>
          </w:tcPr>
          <w:p w:rsidRPr="00A217C2" w:rsidR="007762EA" w:rsidP="0045034E" w:rsidRDefault="54CC4BF3" w14:paraId="489793A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Value</w:t>
            </w:r>
          </w:p>
        </w:tc>
      </w:tr>
      <w:tr w:rsidRPr="00A217C2" w:rsidR="007762EA" w:rsidTr="3C6D0CD3" w14:paraId="2D0C77ED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2BF0E949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Fixed modification</w:t>
            </w:r>
          </w:p>
        </w:tc>
        <w:tc>
          <w:tcPr>
            <w:tcW w:w="4680" w:type="dxa"/>
          </w:tcPr>
          <w:p w:rsidRPr="00A217C2" w:rsidR="007762EA" w:rsidP="0045034E" w:rsidRDefault="54CC4BF3" w14:paraId="543269A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Carbamidomethylation on cysteine</w:t>
            </w:r>
          </w:p>
        </w:tc>
      </w:tr>
      <w:tr w:rsidRPr="00A217C2" w:rsidR="007762EA" w:rsidTr="3C6D0CD3" w14:paraId="6A0F4CC3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5261786B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Allowed N-terminal forms</w:t>
            </w:r>
          </w:p>
        </w:tc>
        <w:tc>
          <w:tcPr>
            <w:tcW w:w="4680" w:type="dxa"/>
          </w:tcPr>
          <w:p w:rsidRPr="00A217C2" w:rsidR="007762EA" w:rsidP="0045034E" w:rsidRDefault="54CC4BF3" w14:paraId="005578F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None, NME, NME_ACETYLATION, M_ACETYLATION</w:t>
            </w:r>
          </w:p>
        </w:tc>
      </w:tr>
      <w:tr w:rsidRPr="00A217C2" w:rsidR="007762EA" w:rsidTr="3C6D0CD3" w14:paraId="75F144F7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6800C049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number of mass shift</w:t>
            </w:r>
          </w:p>
        </w:tc>
        <w:tc>
          <w:tcPr>
            <w:tcW w:w="4680" w:type="dxa"/>
          </w:tcPr>
          <w:p w:rsidRPr="00A217C2" w:rsidR="007762EA" w:rsidP="0045034E" w:rsidRDefault="54CC4BF3" w14:paraId="7FDDAAE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</w:t>
            </w:r>
          </w:p>
        </w:tc>
      </w:tr>
      <w:tr w:rsidRPr="00A217C2" w:rsidR="007762EA" w:rsidTr="3C6D0CD3" w14:paraId="7D0D45D2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43EF9FA8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Minimum value of a mass shift</w:t>
            </w:r>
          </w:p>
        </w:tc>
        <w:tc>
          <w:tcPr>
            <w:tcW w:w="4680" w:type="dxa"/>
          </w:tcPr>
          <w:p w:rsidRPr="00A217C2" w:rsidR="007762EA" w:rsidP="0045034E" w:rsidRDefault="54CC4BF3" w14:paraId="5ACCC77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-500 Da</w:t>
            </w:r>
          </w:p>
        </w:tc>
      </w:tr>
      <w:tr w:rsidRPr="00A217C2" w:rsidR="007762EA" w:rsidTr="3C6D0CD3" w14:paraId="6605CAD2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013C737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Maximum value of a mass shift</w:t>
            </w:r>
          </w:p>
        </w:tc>
        <w:tc>
          <w:tcPr>
            <w:tcW w:w="4680" w:type="dxa"/>
          </w:tcPr>
          <w:p w:rsidRPr="00A217C2" w:rsidR="007762EA" w:rsidP="0045034E" w:rsidRDefault="54CC4BF3" w14:paraId="07265E8C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500 Da</w:t>
            </w:r>
          </w:p>
        </w:tc>
      </w:tr>
      <w:tr w:rsidRPr="00A217C2" w:rsidR="007762EA" w:rsidTr="3C6D0CD3" w14:paraId="696DB5AE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0742B4D8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Use a shuffled decoy database</w:t>
            </w:r>
          </w:p>
        </w:tc>
        <w:tc>
          <w:tcPr>
            <w:tcW w:w="4680" w:type="dxa"/>
          </w:tcPr>
          <w:p w:rsidRPr="00A217C2" w:rsidR="007762EA" w:rsidP="0045034E" w:rsidRDefault="54CC4BF3" w14:paraId="2520767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  <w:tr w:rsidRPr="00A217C2" w:rsidR="007762EA" w:rsidTr="3C6D0CD3" w14:paraId="14EEDADB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30DFB71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Mass error tolerance</w:t>
            </w:r>
          </w:p>
        </w:tc>
        <w:tc>
          <w:tcPr>
            <w:tcW w:w="4680" w:type="dxa"/>
          </w:tcPr>
          <w:p w:rsidRPr="00A217C2" w:rsidR="007762EA" w:rsidP="0045034E" w:rsidRDefault="54CC4BF3" w14:paraId="1180CAC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10 ppm</w:t>
            </w:r>
          </w:p>
        </w:tc>
      </w:tr>
      <w:tr w:rsidRPr="00A217C2" w:rsidR="007762EA" w:rsidTr="3C6D0CD3" w14:paraId="326D42B8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2A4EB26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error tolerance</w:t>
            </w:r>
          </w:p>
        </w:tc>
        <w:tc>
          <w:tcPr>
            <w:tcW w:w="4680" w:type="dxa"/>
          </w:tcPr>
          <w:p w:rsidRPr="00A217C2" w:rsidR="007762EA" w:rsidP="0045034E" w:rsidRDefault="54CC4BF3" w14:paraId="281E6DF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1.2 Da</w:t>
            </w:r>
          </w:p>
        </w:tc>
      </w:tr>
      <w:tr w:rsidRPr="00A217C2" w:rsidR="007762EA" w:rsidTr="3C6D0CD3" w14:paraId="7EFFD022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24A56A35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type</w:t>
            </w:r>
          </w:p>
        </w:tc>
        <w:tc>
          <w:tcPr>
            <w:tcW w:w="4680" w:type="dxa"/>
          </w:tcPr>
          <w:p w:rsidRPr="00A217C2" w:rsidR="007762EA" w:rsidP="0045034E" w:rsidRDefault="54CC4BF3" w14:paraId="78E8332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Pr="00A217C2" w:rsidR="007762EA" w:rsidTr="3C6D0CD3" w14:paraId="469FB17D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36E0AE8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Spectrum level cutoff value</w:t>
            </w:r>
          </w:p>
        </w:tc>
        <w:tc>
          <w:tcPr>
            <w:tcW w:w="4680" w:type="dxa"/>
          </w:tcPr>
          <w:p w:rsidRPr="00A217C2" w:rsidR="007762EA" w:rsidP="0045034E" w:rsidRDefault="0773EAB5" w14:paraId="649516FC" w14:textId="290FB520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Pr="00A217C2" w:rsidR="007762EA" w:rsidTr="3C6D0CD3" w14:paraId="6C3A0859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7768F07C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type</w:t>
            </w:r>
          </w:p>
        </w:tc>
        <w:tc>
          <w:tcPr>
            <w:tcW w:w="4680" w:type="dxa"/>
          </w:tcPr>
          <w:p w:rsidRPr="00A217C2" w:rsidR="007762EA" w:rsidP="0045034E" w:rsidRDefault="54CC4BF3" w14:paraId="0FDEAA5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Pr="00A217C2" w:rsidR="007762EA" w:rsidTr="3C6D0CD3" w14:paraId="3302127B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095F2D61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Proteoform level cutoff value</w:t>
            </w:r>
          </w:p>
        </w:tc>
        <w:tc>
          <w:tcPr>
            <w:tcW w:w="4680" w:type="dxa"/>
          </w:tcPr>
          <w:p w:rsidRPr="00A217C2" w:rsidR="007762EA" w:rsidP="0045034E" w:rsidRDefault="51836BCC" w14:paraId="235C9D0F" w14:textId="5AA4427F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Pr="00A217C2" w:rsidR="007762EA" w:rsidTr="3C6D0CD3" w14:paraId="03199C44" w14:textId="77777777">
        <w:trPr>
          <w:trHeight w:val="300"/>
        </w:trPr>
        <w:tc>
          <w:tcPr>
            <w:tcW w:w="4680" w:type="dxa"/>
          </w:tcPr>
          <w:p w:rsidRPr="00A217C2" w:rsidR="007762EA" w:rsidP="0045034E" w:rsidRDefault="54CC4BF3" w14:paraId="718BBDD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Score threshold for filtering modification</w:t>
            </w:r>
          </w:p>
        </w:tc>
        <w:tc>
          <w:tcPr>
            <w:tcW w:w="4680" w:type="dxa"/>
          </w:tcPr>
          <w:p w:rsidRPr="00A217C2" w:rsidR="007762EA" w:rsidP="0045034E" w:rsidRDefault="54CC4BF3" w14:paraId="18FED40C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3C6D0CD3">
              <w:rPr>
                <w:rFonts w:ascii="Arial" w:hAnsi="Arial" w:eastAsia="Times New Roman" w:cs="Arial"/>
                <w:color w:val="000000" w:themeColor="text1"/>
              </w:rPr>
              <w:t>0.15</w:t>
            </w:r>
          </w:p>
        </w:tc>
      </w:tr>
    </w:tbl>
    <w:p w:rsidRPr="00A217C2" w:rsidR="007762EA" w:rsidP="5233F6F0" w:rsidRDefault="6994945C" w14:paraId="40E59788" w14:textId="3DA12C76">
      <w:pPr>
        <w:spacing w:line="480" w:lineRule="auto"/>
        <w:rPr>
          <w:rFonts w:ascii="Arial" w:hAnsi="Arial" w:eastAsia="Times New Roman" w:cs="Arial"/>
          <w:color w:val="000000" w:themeColor="text1"/>
        </w:rPr>
      </w:pPr>
      <w:r w:rsidRPr="5233F6F0">
        <w:rPr>
          <w:rFonts w:ascii="Arial" w:hAnsi="Arial" w:eastAsia="Times New Roman" w:cs="Arial"/>
          <w:color w:val="000000" w:themeColor="text1"/>
        </w:rPr>
        <w:t xml:space="preserve">Supplementary Table S5: Parameter settings for </w:t>
      </w:r>
      <w:r w:rsidRPr="5233F6F0">
        <w:rPr>
          <w:rFonts w:ascii="Arial" w:hAnsi="Arial" w:eastAsia="Times New Roman" w:cs="Arial"/>
        </w:rPr>
        <w:t>Top</w:t>
      </w:r>
      <w:r w:rsidRPr="5233F6F0" w:rsidR="2ED2DFB5">
        <w:rPr>
          <w:rFonts w:ascii="Arial" w:hAnsi="Arial" w:eastAsia="Times New Roman" w:cs="Arial"/>
        </w:rPr>
        <w:t>PIC</w:t>
      </w:r>
      <w:r w:rsidRPr="5233F6F0">
        <w:rPr>
          <w:rFonts w:ascii="Arial" w:hAnsi="Arial" w:eastAsia="Times New Roman" w:cs="Arial"/>
        </w:rPr>
        <w:t xml:space="preserve"> </w:t>
      </w:r>
      <w:r w:rsidRPr="5233F6F0">
        <w:rPr>
          <w:rFonts w:ascii="Arial" w:hAnsi="Arial" w:eastAsia="Times New Roman" w:cs="Arial"/>
          <w:color w:val="000000" w:themeColor="text1"/>
        </w:rPr>
        <w:t>for searching noised pseudo-multiplexed dataset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74"/>
        <w:gridCol w:w="4676"/>
      </w:tblGrid>
      <w:tr w:rsidR="5233F6F0" w:rsidTr="3E409A70" w14:paraId="51E2C1E5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6483F61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Input Parameter</w:t>
            </w:r>
          </w:p>
        </w:tc>
        <w:tc>
          <w:tcPr>
            <w:tcW w:w="4680" w:type="dxa"/>
          </w:tcPr>
          <w:p w:rsidR="5233F6F0" w:rsidP="5233F6F0" w:rsidRDefault="5233F6F0" w14:paraId="7C6C622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Value</w:t>
            </w:r>
          </w:p>
        </w:tc>
      </w:tr>
      <w:tr w:rsidR="5233F6F0" w:rsidTr="3E409A70" w14:paraId="2963E2B8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70324DEE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Fixed modification</w:t>
            </w:r>
          </w:p>
        </w:tc>
        <w:tc>
          <w:tcPr>
            <w:tcW w:w="4680" w:type="dxa"/>
          </w:tcPr>
          <w:p w:rsidR="5233F6F0" w:rsidP="5233F6F0" w:rsidRDefault="5233F6F0" w14:paraId="5E9FC06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Carbamidomethylation on cysteine</w:t>
            </w:r>
          </w:p>
        </w:tc>
      </w:tr>
      <w:tr w:rsidR="5233F6F0" w:rsidTr="3E409A70" w14:paraId="70B64BC5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4324E35A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lastRenderedPageBreak/>
              <w:t>Allowed N-terminal forms</w:t>
            </w:r>
          </w:p>
        </w:tc>
        <w:tc>
          <w:tcPr>
            <w:tcW w:w="4680" w:type="dxa"/>
          </w:tcPr>
          <w:p w:rsidR="5233F6F0" w:rsidP="5233F6F0" w:rsidRDefault="5233F6F0" w14:paraId="25F1D94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None, NME, NME_ACETYLATION, M_ACETYLATION</w:t>
            </w:r>
          </w:p>
        </w:tc>
      </w:tr>
      <w:tr w:rsidR="5233F6F0" w:rsidTr="3E409A70" w14:paraId="65575414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649D36A1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Maximum number of mass shift</w:t>
            </w:r>
          </w:p>
        </w:tc>
        <w:tc>
          <w:tcPr>
            <w:tcW w:w="4680" w:type="dxa"/>
          </w:tcPr>
          <w:p w:rsidR="5233F6F0" w:rsidP="5233F6F0" w:rsidRDefault="5233F6F0" w14:paraId="061A8282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1</w:t>
            </w:r>
          </w:p>
        </w:tc>
      </w:tr>
      <w:tr w:rsidR="5233F6F0" w:rsidTr="3E409A70" w14:paraId="18A51648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00F2153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Minimum value of a mass shift</w:t>
            </w:r>
          </w:p>
        </w:tc>
        <w:tc>
          <w:tcPr>
            <w:tcW w:w="4680" w:type="dxa"/>
          </w:tcPr>
          <w:p w:rsidR="5233F6F0" w:rsidP="5233F6F0" w:rsidRDefault="5233F6F0" w14:paraId="5CCB2441" w14:textId="74BCEE32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-</w:t>
            </w:r>
            <w:r w:rsidRPr="5233F6F0" w:rsidR="3FB555C0">
              <w:rPr>
                <w:rFonts w:ascii="Arial" w:hAnsi="Arial" w:eastAsia="Times New Roman" w:cs="Arial"/>
                <w:color w:val="000000" w:themeColor="text1"/>
              </w:rPr>
              <w:t>20075</w:t>
            </w:r>
            <w:r w:rsidRPr="5233F6F0">
              <w:rPr>
                <w:rFonts w:ascii="Arial" w:hAnsi="Arial" w:eastAsia="Times New Roman" w:cs="Arial"/>
                <w:color w:val="000000" w:themeColor="text1"/>
              </w:rPr>
              <w:t xml:space="preserve"> Da</w:t>
            </w:r>
          </w:p>
        </w:tc>
      </w:tr>
      <w:tr w:rsidR="5233F6F0" w:rsidTr="3E409A70" w14:paraId="610E9252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43DCEFA3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Maximum value of a mass shift</w:t>
            </w:r>
          </w:p>
        </w:tc>
        <w:tc>
          <w:tcPr>
            <w:tcW w:w="4680" w:type="dxa"/>
          </w:tcPr>
          <w:p w:rsidR="16CB4799" w:rsidP="5233F6F0" w:rsidRDefault="16CB4799" w14:paraId="7F3A27B9" w14:textId="5873EB1A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20075</w:t>
            </w:r>
            <w:r w:rsidRPr="5233F6F0" w:rsidR="5233F6F0">
              <w:rPr>
                <w:rFonts w:ascii="Arial" w:hAnsi="Arial" w:eastAsia="Times New Roman" w:cs="Arial"/>
                <w:color w:val="000000" w:themeColor="text1"/>
              </w:rPr>
              <w:t xml:space="preserve"> Da</w:t>
            </w:r>
          </w:p>
        </w:tc>
      </w:tr>
      <w:tr w:rsidR="5233F6F0" w:rsidTr="3E409A70" w14:paraId="2906DB5C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6379C248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Use a shuffled decoy database</w:t>
            </w:r>
          </w:p>
        </w:tc>
        <w:tc>
          <w:tcPr>
            <w:tcW w:w="4680" w:type="dxa"/>
          </w:tcPr>
          <w:p w:rsidR="5233F6F0" w:rsidP="5233F6F0" w:rsidRDefault="5233F6F0" w14:paraId="084B972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False</w:t>
            </w:r>
          </w:p>
        </w:tc>
      </w:tr>
      <w:tr w:rsidR="5233F6F0" w:rsidTr="3E409A70" w14:paraId="55B390B1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5052A33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Mass error tolerance</w:t>
            </w:r>
          </w:p>
        </w:tc>
        <w:tc>
          <w:tcPr>
            <w:tcW w:w="4680" w:type="dxa"/>
          </w:tcPr>
          <w:p w:rsidR="5233F6F0" w:rsidP="5233F6F0" w:rsidRDefault="5233F6F0" w14:paraId="75C3C273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10 ppm</w:t>
            </w:r>
          </w:p>
        </w:tc>
      </w:tr>
      <w:tr w:rsidR="5233F6F0" w:rsidTr="3E409A70" w14:paraId="4D19093B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2716DBD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Proteoform error tolerance</w:t>
            </w:r>
          </w:p>
        </w:tc>
        <w:tc>
          <w:tcPr>
            <w:tcW w:w="4680" w:type="dxa"/>
          </w:tcPr>
          <w:p w:rsidR="5233F6F0" w:rsidP="5233F6F0" w:rsidRDefault="5233F6F0" w14:paraId="5639878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1.2 Da</w:t>
            </w:r>
          </w:p>
        </w:tc>
      </w:tr>
      <w:tr w:rsidR="5233F6F0" w:rsidTr="3E409A70" w14:paraId="2133CEB1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43B21A6D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Spectrum level cutoff type</w:t>
            </w:r>
          </w:p>
        </w:tc>
        <w:tc>
          <w:tcPr>
            <w:tcW w:w="4680" w:type="dxa"/>
          </w:tcPr>
          <w:p w:rsidR="5233F6F0" w:rsidP="5233F6F0" w:rsidRDefault="5233F6F0" w14:paraId="29CAE72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="5233F6F0" w:rsidTr="3E409A70" w14:paraId="4E541E11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427636D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Spectrum level cutoff value</w:t>
            </w:r>
          </w:p>
        </w:tc>
        <w:tc>
          <w:tcPr>
            <w:tcW w:w="4680" w:type="dxa"/>
          </w:tcPr>
          <w:p w:rsidR="5233F6F0" w:rsidP="5233F6F0" w:rsidRDefault="5233F6F0" w14:paraId="05D8AAA9" w14:textId="423CE65F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="5233F6F0" w:rsidTr="3E409A70" w14:paraId="019598A1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50D1C202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Proteoform level cutoff type</w:t>
            </w:r>
          </w:p>
        </w:tc>
        <w:tc>
          <w:tcPr>
            <w:tcW w:w="4680" w:type="dxa"/>
          </w:tcPr>
          <w:p w:rsidR="5233F6F0" w:rsidP="5233F6F0" w:rsidRDefault="5233F6F0" w14:paraId="7A163E7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E-value</w:t>
            </w:r>
          </w:p>
        </w:tc>
      </w:tr>
      <w:tr w:rsidR="5233F6F0" w:rsidTr="3E409A70" w14:paraId="2D72BA46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6FBA369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Proteoform level cutoff value</w:t>
            </w:r>
          </w:p>
        </w:tc>
        <w:tc>
          <w:tcPr>
            <w:tcW w:w="4680" w:type="dxa"/>
          </w:tcPr>
          <w:p w:rsidR="5233F6F0" w:rsidP="5233F6F0" w:rsidRDefault="5233F6F0" w14:paraId="22FDB621" w14:textId="27BF9D53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0.01</w:t>
            </w:r>
          </w:p>
        </w:tc>
      </w:tr>
      <w:tr w:rsidR="5233F6F0" w:rsidTr="3E409A70" w14:paraId="5BFE91F7" w14:textId="77777777">
        <w:trPr>
          <w:trHeight w:val="300"/>
        </w:trPr>
        <w:tc>
          <w:tcPr>
            <w:tcW w:w="4680" w:type="dxa"/>
          </w:tcPr>
          <w:p w:rsidR="5233F6F0" w:rsidP="5233F6F0" w:rsidRDefault="5233F6F0" w14:paraId="7C52E53E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Score threshold for filtering modification</w:t>
            </w:r>
          </w:p>
        </w:tc>
        <w:tc>
          <w:tcPr>
            <w:tcW w:w="4680" w:type="dxa"/>
          </w:tcPr>
          <w:p w:rsidR="5233F6F0" w:rsidP="5233F6F0" w:rsidRDefault="5233F6F0" w14:paraId="0CD940B1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5233F6F0">
              <w:rPr>
                <w:rFonts w:ascii="Arial" w:hAnsi="Arial" w:eastAsia="Times New Roman" w:cs="Arial"/>
                <w:color w:val="000000" w:themeColor="text1"/>
              </w:rPr>
              <w:t>0.15</w:t>
            </w:r>
          </w:p>
        </w:tc>
      </w:tr>
    </w:tbl>
    <w:p w:rsidRPr="00667594" w:rsidR="00C666A0" w:rsidP="3E409A70" w:rsidRDefault="2BBDDDB4" w14:paraId="160AFE73" w14:textId="76326F14">
      <w:pPr>
        <w:spacing w:line="480" w:lineRule="auto"/>
        <w:rPr>
          <w:rFonts w:ascii="Arial" w:hAnsi="Arial" w:eastAsia="Times New Roman" w:cs="Arial"/>
          <w:color w:val="000000" w:themeColor="text1"/>
        </w:rPr>
      </w:pPr>
      <w:r w:rsidRPr="1DF452AD" w:rsidR="2BBDDDB4">
        <w:rPr>
          <w:rFonts w:ascii="Arial" w:hAnsi="Arial" w:eastAsia="Times New Roman" w:cs="Arial"/>
          <w:color w:val="000000" w:themeColor="text1" w:themeTint="FF" w:themeShade="FF"/>
        </w:rPr>
        <w:t xml:space="preserve">Supplementary Table S6: Parameter settings for </w:t>
      </w:r>
      <w:r w:rsidRPr="1DF452AD" w:rsidR="2BBDDDB4">
        <w:rPr>
          <w:rFonts w:ascii="Arial" w:hAnsi="Arial" w:eastAsia="Times New Roman" w:cs="Arial"/>
          <w:color w:val="000000" w:themeColor="text1" w:themeTint="FF" w:themeShade="FF"/>
        </w:rPr>
        <w:t>TopPIC</w:t>
      </w:r>
      <w:r w:rsidRPr="1DF452AD" w:rsidR="2BBDDDB4">
        <w:rPr>
          <w:rFonts w:ascii="Arial" w:hAnsi="Arial" w:eastAsia="Times New Roman" w:cs="Arial"/>
          <w:color w:val="000000" w:themeColor="text1" w:themeTint="FF" w:themeShade="FF"/>
        </w:rPr>
        <w:t xml:space="preserve"> for SCPF correction analysis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674"/>
        <w:gridCol w:w="4676"/>
      </w:tblGrid>
      <w:tr w:rsidR="3E409A70" w:rsidTr="1DF452AD" w14:paraId="218D4CE3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052BF248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Input Parameter</w:t>
            </w:r>
          </w:p>
        </w:tc>
        <w:tc>
          <w:tcPr>
            <w:tcW w:w="4680" w:type="dxa"/>
            <w:tcMar/>
          </w:tcPr>
          <w:p w:rsidR="3E409A70" w:rsidP="3E409A70" w:rsidRDefault="3E409A70" w14:paraId="2657E68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Value</w:t>
            </w:r>
          </w:p>
        </w:tc>
      </w:tr>
      <w:tr w:rsidR="3E409A70" w:rsidTr="1DF452AD" w14:paraId="26FCA0BB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542E3331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Fixed modification</w:t>
            </w:r>
          </w:p>
        </w:tc>
        <w:tc>
          <w:tcPr>
            <w:tcW w:w="4680" w:type="dxa"/>
            <w:tcMar/>
          </w:tcPr>
          <w:p w:rsidR="23DD5588" w:rsidP="3E409A70" w:rsidRDefault="23DD5588" w14:paraId="106461AC" w14:textId="14DADF62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1EB82651">
              <w:rPr>
                <w:rFonts w:ascii="Arial" w:hAnsi="Arial" w:eastAsia="Times New Roman" w:cs="Arial"/>
                <w:color w:val="000000" w:themeColor="text1" w:themeTint="FF" w:themeShade="FF"/>
              </w:rPr>
              <w:t>No</w:t>
            </w:r>
            <w:r w:rsidRPr="1DF452AD" w:rsidR="1EB82651">
              <w:rPr>
                <w:rFonts w:ascii="Arial" w:hAnsi="Arial" w:eastAsia="Times New Roman" w:cs="Arial"/>
                <w:color w:val="000000" w:themeColor="text1" w:themeTint="FF" w:themeShade="FF"/>
              </w:rPr>
              <w:t>ne</w:t>
            </w:r>
          </w:p>
        </w:tc>
      </w:tr>
      <w:tr w:rsidR="3E409A70" w:rsidTr="1DF452AD" w14:paraId="52A32AB6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40EBF64F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Allowed N-terminal forms</w:t>
            </w:r>
          </w:p>
        </w:tc>
        <w:tc>
          <w:tcPr>
            <w:tcW w:w="4680" w:type="dxa"/>
            <w:tcMar/>
          </w:tcPr>
          <w:p w:rsidR="3E409A70" w:rsidP="3E409A70" w:rsidRDefault="3E409A70" w14:paraId="123411A5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None, NME, NME_ACETYLATION, M_ACETYLATION</w:t>
            </w:r>
          </w:p>
        </w:tc>
      </w:tr>
      <w:tr w:rsidR="3E409A70" w:rsidTr="1DF452AD" w14:paraId="3E4F2527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4C75DF2E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Maximum number of mass shift</w:t>
            </w:r>
          </w:p>
        </w:tc>
        <w:tc>
          <w:tcPr>
            <w:tcW w:w="4680" w:type="dxa"/>
            <w:tcMar/>
          </w:tcPr>
          <w:p w:rsidR="3E409A70" w:rsidP="3E409A70" w:rsidRDefault="3E409A70" w14:paraId="2D642DD6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1</w:t>
            </w:r>
          </w:p>
        </w:tc>
      </w:tr>
      <w:tr w:rsidR="3E409A70" w:rsidTr="1DF452AD" w14:paraId="3232EB05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35FD0A80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Minimum value of a mass shift</w:t>
            </w:r>
          </w:p>
        </w:tc>
        <w:tc>
          <w:tcPr>
            <w:tcW w:w="4680" w:type="dxa"/>
            <w:tcMar/>
          </w:tcPr>
          <w:p w:rsidR="3E409A70" w:rsidP="3E409A70" w:rsidRDefault="3E409A70" w14:paraId="1932763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-500 Da</w:t>
            </w:r>
          </w:p>
        </w:tc>
      </w:tr>
      <w:tr w:rsidR="3E409A70" w:rsidTr="1DF452AD" w14:paraId="202EAD71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71169CC7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Maximum value of a mass shift</w:t>
            </w:r>
          </w:p>
        </w:tc>
        <w:tc>
          <w:tcPr>
            <w:tcW w:w="4680" w:type="dxa"/>
            <w:tcMar/>
          </w:tcPr>
          <w:p w:rsidR="3E409A70" w:rsidP="3E409A70" w:rsidRDefault="3E409A70" w14:paraId="33FCAA34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500 Da</w:t>
            </w:r>
          </w:p>
        </w:tc>
      </w:tr>
      <w:tr w:rsidR="3E409A70" w:rsidTr="1DF452AD" w14:paraId="2000E3F2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3A115141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Use a shuffled decoy database</w:t>
            </w:r>
          </w:p>
        </w:tc>
        <w:tc>
          <w:tcPr>
            <w:tcW w:w="4680" w:type="dxa"/>
            <w:tcMar/>
          </w:tcPr>
          <w:p w:rsidR="3E409A70" w:rsidP="3E409A70" w:rsidRDefault="3E409A70" w14:paraId="1EEF7BC9" w14:textId="684A8FBA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True</w:t>
            </w:r>
          </w:p>
        </w:tc>
      </w:tr>
      <w:tr w:rsidR="3E409A70" w:rsidTr="1DF452AD" w14:paraId="2A94A108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5797594B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Mass error tolerance</w:t>
            </w:r>
          </w:p>
        </w:tc>
        <w:tc>
          <w:tcPr>
            <w:tcW w:w="4680" w:type="dxa"/>
            <w:tcMar/>
          </w:tcPr>
          <w:p w:rsidR="3E409A70" w:rsidP="3E409A70" w:rsidRDefault="3E409A70" w14:paraId="6C4A7B03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10 ppm</w:t>
            </w:r>
          </w:p>
        </w:tc>
      </w:tr>
      <w:tr w:rsidR="3E409A70" w:rsidTr="1DF452AD" w14:paraId="14F0A702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2658027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Proteoform</w:t>
            </w: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 xml:space="preserve"> error tolerance</w:t>
            </w:r>
          </w:p>
        </w:tc>
        <w:tc>
          <w:tcPr>
            <w:tcW w:w="4680" w:type="dxa"/>
            <w:tcMar/>
          </w:tcPr>
          <w:p w:rsidR="3E409A70" w:rsidP="3E409A70" w:rsidRDefault="3E409A70" w14:paraId="39B6D85B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1.2 Da</w:t>
            </w:r>
          </w:p>
        </w:tc>
      </w:tr>
      <w:tr w:rsidR="3E409A70" w:rsidTr="1DF452AD" w14:paraId="262C7BF6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69C6C808" w14:textId="77777777">
            <w:pPr>
              <w:spacing w:line="259" w:lineRule="auto"/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Spectrum level cutoff type</w:t>
            </w:r>
          </w:p>
        </w:tc>
        <w:tc>
          <w:tcPr>
            <w:tcW w:w="4680" w:type="dxa"/>
            <w:tcMar/>
          </w:tcPr>
          <w:p w:rsidR="3E409A70" w:rsidP="3E409A70" w:rsidRDefault="3E409A70" w14:paraId="500FC929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E-value</w:t>
            </w:r>
          </w:p>
        </w:tc>
      </w:tr>
      <w:tr w:rsidR="3E409A70" w:rsidTr="1DF452AD" w14:paraId="490A6565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3B7402B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Spectrum level cutoff value</w:t>
            </w:r>
          </w:p>
        </w:tc>
        <w:tc>
          <w:tcPr>
            <w:tcW w:w="4680" w:type="dxa"/>
            <w:tcMar/>
          </w:tcPr>
          <w:p w:rsidR="3E409A70" w:rsidP="3E409A70" w:rsidRDefault="3E409A70" w14:paraId="2DABE120" w14:textId="0F78AE96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100,000</w:t>
            </w:r>
          </w:p>
        </w:tc>
      </w:tr>
      <w:tr w:rsidR="3E409A70" w:rsidTr="1DF452AD" w14:paraId="5D7FA58A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31E5ADDA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Proteoform</w:t>
            </w: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 xml:space="preserve"> level cutoff type</w:t>
            </w:r>
          </w:p>
        </w:tc>
        <w:tc>
          <w:tcPr>
            <w:tcW w:w="4680" w:type="dxa"/>
            <w:tcMar/>
          </w:tcPr>
          <w:p w:rsidR="3E409A70" w:rsidP="3E409A70" w:rsidRDefault="3E409A70" w14:paraId="6E82550D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E-value</w:t>
            </w:r>
          </w:p>
        </w:tc>
      </w:tr>
      <w:tr w:rsidR="3E409A70" w:rsidTr="1DF452AD" w14:paraId="789B1490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40026BCC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Proteoform</w:t>
            </w: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 xml:space="preserve"> level cutoff value</w:t>
            </w:r>
          </w:p>
        </w:tc>
        <w:tc>
          <w:tcPr>
            <w:tcW w:w="4680" w:type="dxa"/>
            <w:tcMar/>
          </w:tcPr>
          <w:p w:rsidR="3E409A70" w:rsidP="3E409A70" w:rsidRDefault="3E409A70" w14:paraId="209E9DEC" w14:textId="23CE6611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100,000</w:t>
            </w:r>
          </w:p>
        </w:tc>
      </w:tr>
      <w:tr w:rsidR="3E409A70" w:rsidTr="1DF452AD" w14:paraId="1A7D4DB4" w14:textId="77777777">
        <w:trPr>
          <w:trHeight w:val="300"/>
        </w:trPr>
        <w:tc>
          <w:tcPr>
            <w:tcW w:w="4680" w:type="dxa"/>
            <w:tcMar/>
          </w:tcPr>
          <w:p w:rsidR="3E409A70" w:rsidP="3E409A70" w:rsidRDefault="3E409A70" w14:paraId="109A451F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Score threshold for filtering modification</w:t>
            </w:r>
          </w:p>
        </w:tc>
        <w:tc>
          <w:tcPr>
            <w:tcW w:w="4680" w:type="dxa"/>
            <w:tcMar/>
          </w:tcPr>
          <w:p w:rsidR="3E409A70" w:rsidP="3E409A70" w:rsidRDefault="3E409A70" w14:paraId="422FF022" w14:textId="77777777">
            <w:pPr>
              <w:rPr>
                <w:rFonts w:ascii="Arial" w:hAnsi="Arial" w:eastAsia="Times New Roman" w:cs="Arial"/>
                <w:color w:val="000000" w:themeColor="text1"/>
              </w:rPr>
            </w:pPr>
            <w:r w:rsidRPr="1DF452AD" w:rsidR="03AD8157">
              <w:rPr>
                <w:rFonts w:ascii="Arial" w:hAnsi="Arial" w:eastAsia="Times New Roman" w:cs="Arial"/>
                <w:color w:val="000000" w:themeColor="text1" w:themeTint="FF" w:themeShade="FF"/>
              </w:rPr>
              <w:t>0.15</w:t>
            </w:r>
          </w:p>
        </w:tc>
      </w:tr>
    </w:tbl>
    <w:p w:rsidRPr="00667594" w:rsidR="00C666A0" w:rsidP="1871AA17" w:rsidRDefault="00C666A0" w14:paraId="1E226F1D" w14:textId="26CD66B4">
      <w:pPr>
        <w:spacing w:line="480" w:lineRule="auto"/>
        <w:rPr>
          <w:rFonts w:ascii="Arial" w:hAnsi="Arial" w:eastAsia="Times New Roman" w:cs="Arial"/>
          <w:color w:val="000000" w:themeColor="text1"/>
        </w:rPr>
      </w:pPr>
    </w:p>
    <w:sectPr w:rsidRPr="00667594" w:rsidR="00C666A0">
      <w:headerReference w:type="default" r:id="rId11"/>
      <w:footerReference w:type="default" r:id="rId1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WD" w:author="Wang, Daniel" w:date="2024-11-01T13:31:00Z" w:id="1">
    <w:p w:rsidR="00A31402" w:rsidRDefault="00A31402" w14:paraId="44E15BB3" w14:textId="77B8F6ED">
      <w:pPr>
        <w:pStyle w:val="CommentText"/>
      </w:pPr>
      <w:r>
        <w:rPr>
          <w:rStyle w:val="CommentReference"/>
        </w:rPr>
        <w:annotationRef/>
      </w:r>
      <w:r w:rsidRPr="2A3E3E34">
        <w:t>add more cititions and update intro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4E15BB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70D219E" w16cex:dateUtc="2024-11-01T18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4E15BB3" w16cid:durableId="770D21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B327A" w:rsidRDefault="006B327A" w14:paraId="0E3B03AD" w14:textId="77777777">
      <w:pPr>
        <w:spacing w:after="0" w:line="240" w:lineRule="auto"/>
      </w:pPr>
      <w:r>
        <w:separator/>
      </w:r>
    </w:p>
  </w:endnote>
  <w:endnote w:type="continuationSeparator" w:id="0">
    <w:p w:rsidR="006B327A" w:rsidRDefault="006B327A" w14:paraId="2EE95744" w14:textId="77777777">
      <w:pPr>
        <w:spacing w:after="0" w:line="240" w:lineRule="auto"/>
      </w:pPr>
      <w:r>
        <w:continuationSeparator/>
      </w:r>
    </w:p>
  </w:endnote>
  <w:endnote w:type="continuationNotice" w:id="1">
    <w:p w:rsidR="006B327A" w:rsidRDefault="006B327A" w14:paraId="5DCC20F0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45263B0-BED2-4D94-8CA0-3AFDCD710CA7}" r:id="rId1"/>
    <w:embedBold w:fontKey="{2DC0F393-D9D4-47A7-92D5-751B650CD288}" r:id="rId2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C7C13F6-EBE6-4D4B-9C59-3F90F23A338E}" r:id="rId3"/>
    <w:embedItalic w:fontKey="{D830EA60-5122-4B2C-AC8D-46F6E7EAB0F2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BAEF3292-1F18-4961-99AE-2AB96843F1C7}" r:id="rId5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666A0" w:rsidRDefault="00C666A0" w14:paraId="1474B2F6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B327A" w:rsidRDefault="006B327A" w14:paraId="2DEE192A" w14:textId="77777777">
      <w:pPr>
        <w:spacing w:after="0" w:line="240" w:lineRule="auto"/>
      </w:pPr>
      <w:r>
        <w:separator/>
      </w:r>
    </w:p>
  </w:footnote>
  <w:footnote w:type="continuationSeparator" w:id="0">
    <w:p w:rsidR="006B327A" w:rsidRDefault="006B327A" w14:paraId="44DBC5EE" w14:textId="77777777">
      <w:pPr>
        <w:spacing w:after="0" w:line="240" w:lineRule="auto"/>
      </w:pPr>
      <w:r>
        <w:continuationSeparator/>
      </w:r>
    </w:p>
  </w:footnote>
  <w:footnote w:type="continuationNotice" w:id="1">
    <w:p w:rsidR="006B327A" w:rsidRDefault="006B327A" w14:paraId="7C7FAEE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6D0CD3" w:rsidTr="00667594" w14:paraId="23DAFD5E" w14:textId="77777777">
      <w:trPr>
        <w:trHeight w:val="300"/>
      </w:trPr>
      <w:tc>
        <w:tcPr>
          <w:tcW w:w="3120" w:type="dxa"/>
        </w:tcPr>
        <w:p w:rsidR="3C6D0CD3" w:rsidP="00667594" w:rsidRDefault="3C6D0CD3" w14:paraId="7972454F" w14:textId="6F027F6B">
          <w:pPr>
            <w:pStyle w:val="Header"/>
            <w:ind w:left="-115"/>
          </w:pPr>
        </w:p>
      </w:tc>
      <w:tc>
        <w:tcPr>
          <w:tcW w:w="3120" w:type="dxa"/>
        </w:tcPr>
        <w:p w:rsidR="3C6D0CD3" w:rsidP="00667594" w:rsidRDefault="3C6D0CD3" w14:paraId="32BF6C17" w14:textId="25909282">
          <w:pPr>
            <w:pStyle w:val="Header"/>
            <w:jc w:val="center"/>
          </w:pPr>
        </w:p>
      </w:tc>
      <w:tc>
        <w:tcPr>
          <w:tcW w:w="3120" w:type="dxa"/>
        </w:tcPr>
        <w:p w:rsidR="3C6D0CD3" w:rsidP="00667594" w:rsidRDefault="3C6D0CD3" w14:paraId="2851A2AE" w14:textId="25A7CDAF">
          <w:pPr>
            <w:pStyle w:val="Header"/>
            <w:ind w:right="-115"/>
            <w:jc w:val="right"/>
          </w:pPr>
        </w:p>
      </w:tc>
    </w:tr>
  </w:tbl>
  <w:p w:rsidR="3C6D0CD3" w:rsidP="00667594" w:rsidRDefault="3C6D0CD3" w14:paraId="793C27B9" w14:textId="32DB59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A67D5"/>
    <w:multiLevelType w:val="hybridMultilevel"/>
    <w:tmpl w:val="29A27D56"/>
    <w:lvl w:ilvl="0" w:tplc="F460D156">
      <w:start w:val="1"/>
      <w:numFmt w:val="decimal"/>
      <w:lvlText w:val="%1."/>
      <w:lvlJc w:val="left"/>
      <w:pPr>
        <w:ind w:left="720" w:hanging="360"/>
      </w:pPr>
    </w:lvl>
    <w:lvl w:ilvl="1" w:tplc="8E5607C8">
      <w:start w:val="1"/>
      <w:numFmt w:val="lowerLetter"/>
      <w:lvlText w:val="%2."/>
      <w:lvlJc w:val="left"/>
      <w:pPr>
        <w:ind w:left="1440" w:hanging="360"/>
      </w:pPr>
    </w:lvl>
    <w:lvl w:ilvl="2" w:tplc="0466F65A">
      <w:start w:val="1"/>
      <w:numFmt w:val="lowerRoman"/>
      <w:lvlText w:val="%3."/>
      <w:lvlJc w:val="right"/>
      <w:pPr>
        <w:ind w:left="2160" w:hanging="180"/>
      </w:pPr>
    </w:lvl>
    <w:lvl w:ilvl="3" w:tplc="A1248FC0">
      <w:start w:val="1"/>
      <w:numFmt w:val="decimal"/>
      <w:lvlText w:val="%4."/>
      <w:lvlJc w:val="left"/>
      <w:pPr>
        <w:ind w:left="2880" w:hanging="360"/>
      </w:pPr>
    </w:lvl>
    <w:lvl w:ilvl="4" w:tplc="2A30C9BC">
      <w:start w:val="1"/>
      <w:numFmt w:val="lowerLetter"/>
      <w:lvlText w:val="%5."/>
      <w:lvlJc w:val="left"/>
      <w:pPr>
        <w:ind w:left="3600" w:hanging="360"/>
      </w:pPr>
    </w:lvl>
    <w:lvl w:ilvl="5" w:tplc="BA2E06DE">
      <w:start w:val="1"/>
      <w:numFmt w:val="lowerRoman"/>
      <w:lvlText w:val="%6."/>
      <w:lvlJc w:val="right"/>
      <w:pPr>
        <w:ind w:left="4320" w:hanging="180"/>
      </w:pPr>
    </w:lvl>
    <w:lvl w:ilvl="6" w:tplc="E7509D4E">
      <w:start w:val="1"/>
      <w:numFmt w:val="decimal"/>
      <w:lvlText w:val="%7."/>
      <w:lvlJc w:val="left"/>
      <w:pPr>
        <w:ind w:left="5040" w:hanging="360"/>
      </w:pPr>
    </w:lvl>
    <w:lvl w:ilvl="7" w:tplc="6ABC1D4C">
      <w:start w:val="1"/>
      <w:numFmt w:val="lowerLetter"/>
      <w:lvlText w:val="%8."/>
      <w:lvlJc w:val="left"/>
      <w:pPr>
        <w:ind w:left="5760" w:hanging="360"/>
      </w:pPr>
    </w:lvl>
    <w:lvl w:ilvl="8" w:tplc="69A8AC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038ED"/>
    <w:multiLevelType w:val="multilevel"/>
    <w:tmpl w:val="5A804C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5856A8E2"/>
    <w:multiLevelType w:val="hybridMultilevel"/>
    <w:tmpl w:val="957E9ED6"/>
    <w:lvl w:ilvl="0" w:tplc="043E2AAA">
      <w:start w:val="1"/>
      <w:numFmt w:val="decimal"/>
      <w:lvlText w:val="%1."/>
      <w:lvlJc w:val="left"/>
      <w:pPr>
        <w:ind w:left="720" w:hanging="360"/>
      </w:pPr>
    </w:lvl>
    <w:lvl w:ilvl="1" w:tplc="044639DE">
      <w:start w:val="1"/>
      <w:numFmt w:val="lowerLetter"/>
      <w:lvlText w:val="%2."/>
      <w:lvlJc w:val="left"/>
      <w:pPr>
        <w:ind w:left="1440" w:hanging="360"/>
      </w:pPr>
    </w:lvl>
    <w:lvl w:ilvl="2" w:tplc="55AADB92">
      <w:start w:val="1"/>
      <w:numFmt w:val="lowerRoman"/>
      <w:lvlText w:val="%3."/>
      <w:lvlJc w:val="right"/>
      <w:pPr>
        <w:ind w:left="2160" w:hanging="180"/>
      </w:pPr>
    </w:lvl>
    <w:lvl w:ilvl="3" w:tplc="F4227230">
      <w:start w:val="1"/>
      <w:numFmt w:val="decimal"/>
      <w:lvlText w:val="%4."/>
      <w:lvlJc w:val="left"/>
      <w:pPr>
        <w:ind w:left="2880" w:hanging="360"/>
      </w:pPr>
    </w:lvl>
    <w:lvl w:ilvl="4" w:tplc="31ACFD86">
      <w:start w:val="1"/>
      <w:numFmt w:val="lowerLetter"/>
      <w:lvlText w:val="%5."/>
      <w:lvlJc w:val="left"/>
      <w:pPr>
        <w:ind w:left="3600" w:hanging="360"/>
      </w:pPr>
    </w:lvl>
    <w:lvl w:ilvl="5" w:tplc="BF8E4E22">
      <w:start w:val="1"/>
      <w:numFmt w:val="lowerRoman"/>
      <w:lvlText w:val="%6."/>
      <w:lvlJc w:val="right"/>
      <w:pPr>
        <w:ind w:left="4320" w:hanging="180"/>
      </w:pPr>
    </w:lvl>
    <w:lvl w:ilvl="6" w:tplc="E71A84C0">
      <w:start w:val="1"/>
      <w:numFmt w:val="decimal"/>
      <w:lvlText w:val="%7."/>
      <w:lvlJc w:val="left"/>
      <w:pPr>
        <w:ind w:left="5040" w:hanging="360"/>
      </w:pPr>
    </w:lvl>
    <w:lvl w:ilvl="7" w:tplc="37681586">
      <w:start w:val="1"/>
      <w:numFmt w:val="lowerLetter"/>
      <w:lvlText w:val="%8."/>
      <w:lvlJc w:val="left"/>
      <w:pPr>
        <w:ind w:left="5760" w:hanging="360"/>
      </w:pPr>
    </w:lvl>
    <w:lvl w:ilvl="8" w:tplc="21B0B23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EC2993"/>
    <w:multiLevelType w:val="multilevel"/>
    <w:tmpl w:val="470893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2733336">
    <w:abstractNumId w:val="0"/>
  </w:num>
  <w:num w:numId="2" w16cid:durableId="531650853">
    <w:abstractNumId w:val="2"/>
  </w:num>
  <w:num w:numId="3" w16cid:durableId="27950439">
    <w:abstractNumId w:val="3"/>
  </w:num>
  <w:num w:numId="4" w16cid:durableId="1958874153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Wang, Daniel">
    <w15:presenceInfo w15:providerId="AD" w15:userId="S::zwang64@tulane.edu::d7f1fd78-c0a2-49d3-8d1f-4bfc20c686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embedTrueTypeFonts/>
  <w:trackRevisions w:val="tru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6A0"/>
    <w:rsid w:val="00004C2B"/>
    <w:rsid w:val="00005312"/>
    <w:rsid w:val="00012B7F"/>
    <w:rsid w:val="00017D9F"/>
    <w:rsid w:val="000230A3"/>
    <w:rsid w:val="000240EE"/>
    <w:rsid w:val="000267AC"/>
    <w:rsid w:val="00027EDC"/>
    <w:rsid w:val="00030C2F"/>
    <w:rsid w:val="00031630"/>
    <w:rsid w:val="00031FC7"/>
    <w:rsid w:val="00036FC0"/>
    <w:rsid w:val="00041FC7"/>
    <w:rsid w:val="00043FAD"/>
    <w:rsid w:val="00051AA7"/>
    <w:rsid w:val="00057EA9"/>
    <w:rsid w:val="00064CC7"/>
    <w:rsid w:val="0006758B"/>
    <w:rsid w:val="00072059"/>
    <w:rsid w:val="0008104A"/>
    <w:rsid w:val="00082CEE"/>
    <w:rsid w:val="00085E25"/>
    <w:rsid w:val="000A11C1"/>
    <w:rsid w:val="000A5A8B"/>
    <w:rsid w:val="000B23C8"/>
    <w:rsid w:val="000B49A7"/>
    <w:rsid w:val="000C0D17"/>
    <w:rsid w:val="000C443D"/>
    <w:rsid w:val="000C5AF3"/>
    <w:rsid w:val="000C6475"/>
    <w:rsid w:val="000D54CE"/>
    <w:rsid w:val="000D6968"/>
    <w:rsid w:val="000D6AD8"/>
    <w:rsid w:val="000E3C52"/>
    <w:rsid w:val="000E587B"/>
    <w:rsid w:val="000E70F7"/>
    <w:rsid w:val="000F4913"/>
    <w:rsid w:val="00100D41"/>
    <w:rsid w:val="00106219"/>
    <w:rsid w:val="00106C5A"/>
    <w:rsid w:val="0011090F"/>
    <w:rsid w:val="00113E6B"/>
    <w:rsid w:val="00116A58"/>
    <w:rsid w:val="0011730A"/>
    <w:rsid w:val="00132410"/>
    <w:rsid w:val="00135093"/>
    <w:rsid w:val="00141C7F"/>
    <w:rsid w:val="0014211B"/>
    <w:rsid w:val="00143170"/>
    <w:rsid w:val="00156631"/>
    <w:rsid w:val="001671E9"/>
    <w:rsid w:val="00172610"/>
    <w:rsid w:val="00187670"/>
    <w:rsid w:val="00192ADC"/>
    <w:rsid w:val="00194003"/>
    <w:rsid w:val="001A0300"/>
    <w:rsid w:val="001C6AFB"/>
    <w:rsid w:val="001D258B"/>
    <w:rsid w:val="001E5A97"/>
    <w:rsid w:val="001E6ED8"/>
    <w:rsid w:val="001E76B4"/>
    <w:rsid w:val="001F2793"/>
    <w:rsid w:val="001F3495"/>
    <w:rsid w:val="001F46E8"/>
    <w:rsid w:val="001F63AF"/>
    <w:rsid w:val="00203108"/>
    <w:rsid w:val="00205786"/>
    <w:rsid w:val="00205C86"/>
    <w:rsid w:val="00207DA2"/>
    <w:rsid w:val="002113DB"/>
    <w:rsid w:val="002116D5"/>
    <w:rsid w:val="00220EE7"/>
    <w:rsid w:val="002225EF"/>
    <w:rsid w:val="0022314B"/>
    <w:rsid w:val="00244D20"/>
    <w:rsid w:val="002455A8"/>
    <w:rsid w:val="0025494D"/>
    <w:rsid w:val="0025582C"/>
    <w:rsid w:val="00255D36"/>
    <w:rsid w:val="00263660"/>
    <w:rsid w:val="00263A56"/>
    <w:rsid w:val="00264936"/>
    <w:rsid w:val="00286443"/>
    <w:rsid w:val="00294E8A"/>
    <w:rsid w:val="002A602B"/>
    <w:rsid w:val="002B0718"/>
    <w:rsid w:val="002C40BD"/>
    <w:rsid w:val="002E01D7"/>
    <w:rsid w:val="002E6D6E"/>
    <w:rsid w:val="002F02CA"/>
    <w:rsid w:val="002F42A3"/>
    <w:rsid w:val="002F6DB9"/>
    <w:rsid w:val="00301E30"/>
    <w:rsid w:val="00303AE1"/>
    <w:rsid w:val="00303FA3"/>
    <w:rsid w:val="00314AE8"/>
    <w:rsid w:val="00315FDA"/>
    <w:rsid w:val="00317B36"/>
    <w:rsid w:val="0032170B"/>
    <w:rsid w:val="00321F81"/>
    <w:rsid w:val="00324670"/>
    <w:rsid w:val="00328EE9"/>
    <w:rsid w:val="003344E9"/>
    <w:rsid w:val="003428FD"/>
    <w:rsid w:val="00351463"/>
    <w:rsid w:val="0035477B"/>
    <w:rsid w:val="00356FAF"/>
    <w:rsid w:val="0035793C"/>
    <w:rsid w:val="00366F87"/>
    <w:rsid w:val="003732D2"/>
    <w:rsid w:val="003873CE"/>
    <w:rsid w:val="00392F24"/>
    <w:rsid w:val="00393D19"/>
    <w:rsid w:val="0039692B"/>
    <w:rsid w:val="003A164E"/>
    <w:rsid w:val="003B0257"/>
    <w:rsid w:val="003B24AE"/>
    <w:rsid w:val="003B702D"/>
    <w:rsid w:val="003C6D0D"/>
    <w:rsid w:val="003C7BF4"/>
    <w:rsid w:val="003D1E83"/>
    <w:rsid w:val="003E0D25"/>
    <w:rsid w:val="003E302A"/>
    <w:rsid w:val="003E3B34"/>
    <w:rsid w:val="003E5BE3"/>
    <w:rsid w:val="003E677D"/>
    <w:rsid w:val="003F56B3"/>
    <w:rsid w:val="0040523D"/>
    <w:rsid w:val="00407A0C"/>
    <w:rsid w:val="00411009"/>
    <w:rsid w:val="00416FB5"/>
    <w:rsid w:val="0041716A"/>
    <w:rsid w:val="004179EB"/>
    <w:rsid w:val="00423471"/>
    <w:rsid w:val="00427CA6"/>
    <w:rsid w:val="004327AD"/>
    <w:rsid w:val="00434B36"/>
    <w:rsid w:val="00444774"/>
    <w:rsid w:val="0044D49D"/>
    <w:rsid w:val="0045034E"/>
    <w:rsid w:val="00451EFA"/>
    <w:rsid w:val="0045C4AA"/>
    <w:rsid w:val="004660EB"/>
    <w:rsid w:val="00470027"/>
    <w:rsid w:val="004711C6"/>
    <w:rsid w:val="004762E2"/>
    <w:rsid w:val="00477F5B"/>
    <w:rsid w:val="00481D0D"/>
    <w:rsid w:val="004858E4"/>
    <w:rsid w:val="004872E8"/>
    <w:rsid w:val="00491D9C"/>
    <w:rsid w:val="00496FFB"/>
    <w:rsid w:val="004A2515"/>
    <w:rsid w:val="004A57BD"/>
    <w:rsid w:val="004A68BB"/>
    <w:rsid w:val="004B2899"/>
    <w:rsid w:val="004B4A8B"/>
    <w:rsid w:val="004C4DDA"/>
    <w:rsid w:val="004C6BD8"/>
    <w:rsid w:val="004D1A8B"/>
    <w:rsid w:val="004E0663"/>
    <w:rsid w:val="004F17B9"/>
    <w:rsid w:val="004F5C84"/>
    <w:rsid w:val="004F78A0"/>
    <w:rsid w:val="00506A78"/>
    <w:rsid w:val="0050772E"/>
    <w:rsid w:val="0051401C"/>
    <w:rsid w:val="005140D1"/>
    <w:rsid w:val="00521234"/>
    <w:rsid w:val="00524339"/>
    <w:rsid w:val="0052530F"/>
    <w:rsid w:val="00531A99"/>
    <w:rsid w:val="00531D1D"/>
    <w:rsid w:val="00533860"/>
    <w:rsid w:val="00535660"/>
    <w:rsid w:val="0053658D"/>
    <w:rsid w:val="00537B1D"/>
    <w:rsid w:val="00543268"/>
    <w:rsid w:val="00550B05"/>
    <w:rsid w:val="00560378"/>
    <w:rsid w:val="0056075D"/>
    <w:rsid w:val="00560D6C"/>
    <w:rsid w:val="0056124D"/>
    <w:rsid w:val="00562219"/>
    <w:rsid w:val="00564B3D"/>
    <w:rsid w:val="00566446"/>
    <w:rsid w:val="005774AC"/>
    <w:rsid w:val="00582F4D"/>
    <w:rsid w:val="005844EE"/>
    <w:rsid w:val="005865BD"/>
    <w:rsid w:val="005922DB"/>
    <w:rsid w:val="00596FC7"/>
    <w:rsid w:val="005A3147"/>
    <w:rsid w:val="005A64D6"/>
    <w:rsid w:val="005B1E99"/>
    <w:rsid w:val="005B2E24"/>
    <w:rsid w:val="005B577B"/>
    <w:rsid w:val="005C1A76"/>
    <w:rsid w:val="005D3F1D"/>
    <w:rsid w:val="005E15B8"/>
    <w:rsid w:val="005E40BC"/>
    <w:rsid w:val="005E5A4E"/>
    <w:rsid w:val="005E7458"/>
    <w:rsid w:val="005F41AE"/>
    <w:rsid w:val="005F7FBF"/>
    <w:rsid w:val="00601946"/>
    <w:rsid w:val="00613382"/>
    <w:rsid w:val="00615920"/>
    <w:rsid w:val="0062420D"/>
    <w:rsid w:val="006331BF"/>
    <w:rsid w:val="00635275"/>
    <w:rsid w:val="00637435"/>
    <w:rsid w:val="006378F7"/>
    <w:rsid w:val="00641A7F"/>
    <w:rsid w:val="006422F0"/>
    <w:rsid w:val="006524FC"/>
    <w:rsid w:val="00652DFD"/>
    <w:rsid w:val="0065406E"/>
    <w:rsid w:val="0065505B"/>
    <w:rsid w:val="00660DA4"/>
    <w:rsid w:val="00662820"/>
    <w:rsid w:val="00664FC0"/>
    <w:rsid w:val="00667594"/>
    <w:rsid w:val="00667B4A"/>
    <w:rsid w:val="0067428C"/>
    <w:rsid w:val="0068571B"/>
    <w:rsid w:val="0068614E"/>
    <w:rsid w:val="00696F85"/>
    <w:rsid w:val="006A042A"/>
    <w:rsid w:val="006A499E"/>
    <w:rsid w:val="006B2919"/>
    <w:rsid w:val="006B327A"/>
    <w:rsid w:val="006C055B"/>
    <w:rsid w:val="006C56C7"/>
    <w:rsid w:val="006C67A7"/>
    <w:rsid w:val="006D0038"/>
    <w:rsid w:val="006E4998"/>
    <w:rsid w:val="006F5742"/>
    <w:rsid w:val="00700B35"/>
    <w:rsid w:val="00703D77"/>
    <w:rsid w:val="00704693"/>
    <w:rsid w:val="00710BF8"/>
    <w:rsid w:val="00714323"/>
    <w:rsid w:val="007176B9"/>
    <w:rsid w:val="0072039F"/>
    <w:rsid w:val="007219E5"/>
    <w:rsid w:val="00721BA9"/>
    <w:rsid w:val="00723305"/>
    <w:rsid w:val="007263BA"/>
    <w:rsid w:val="007279C9"/>
    <w:rsid w:val="00742A1F"/>
    <w:rsid w:val="007451F7"/>
    <w:rsid w:val="00747FAF"/>
    <w:rsid w:val="0075163D"/>
    <w:rsid w:val="00754120"/>
    <w:rsid w:val="00764226"/>
    <w:rsid w:val="00766D9E"/>
    <w:rsid w:val="00771324"/>
    <w:rsid w:val="00772DB7"/>
    <w:rsid w:val="007757A3"/>
    <w:rsid w:val="00775979"/>
    <w:rsid w:val="007762EA"/>
    <w:rsid w:val="00782CAA"/>
    <w:rsid w:val="00782FB7"/>
    <w:rsid w:val="00791C49"/>
    <w:rsid w:val="00792FE4"/>
    <w:rsid w:val="00793663"/>
    <w:rsid w:val="00797259"/>
    <w:rsid w:val="007A0C76"/>
    <w:rsid w:val="007A29BE"/>
    <w:rsid w:val="007A48AB"/>
    <w:rsid w:val="007B0331"/>
    <w:rsid w:val="007B19A3"/>
    <w:rsid w:val="007B1D74"/>
    <w:rsid w:val="007B604B"/>
    <w:rsid w:val="007D777B"/>
    <w:rsid w:val="007E0327"/>
    <w:rsid w:val="007E04BD"/>
    <w:rsid w:val="007E403D"/>
    <w:rsid w:val="007E6FA0"/>
    <w:rsid w:val="007F6A69"/>
    <w:rsid w:val="00802E79"/>
    <w:rsid w:val="00807596"/>
    <w:rsid w:val="00815889"/>
    <w:rsid w:val="00815919"/>
    <w:rsid w:val="00821710"/>
    <w:rsid w:val="00825B58"/>
    <w:rsid w:val="00831301"/>
    <w:rsid w:val="0083289B"/>
    <w:rsid w:val="0083ACCD"/>
    <w:rsid w:val="008418AE"/>
    <w:rsid w:val="00842E9F"/>
    <w:rsid w:val="00871C4A"/>
    <w:rsid w:val="00891E10"/>
    <w:rsid w:val="008921DD"/>
    <w:rsid w:val="008975CF"/>
    <w:rsid w:val="00897CD7"/>
    <w:rsid w:val="008A1456"/>
    <w:rsid w:val="008A394D"/>
    <w:rsid w:val="008B2674"/>
    <w:rsid w:val="008B31D7"/>
    <w:rsid w:val="008B5574"/>
    <w:rsid w:val="008C0F32"/>
    <w:rsid w:val="008C5DD9"/>
    <w:rsid w:val="008E7EF9"/>
    <w:rsid w:val="008F079B"/>
    <w:rsid w:val="008F20CD"/>
    <w:rsid w:val="008F3A7B"/>
    <w:rsid w:val="009140BB"/>
    <w:rsid w:val="00916AD6"/>
    <w:rsid w:val="0091732F"/>
    <w:rsid w:val="009305FD"/>
    <w:rsid w:val="00931D4A"/>
    <w:rsid w:val="00933455"/>
    <w:rsid w:val="00937BD5"/>
    <w:rsid w:val="009456E7"/>
    <w:rsid w:val="0094619C"/>
    <w:rsid w:val="0096074D"/>
    <w:rsid w:val="009656FF"/>
    <w:rsid w:val="00965BCE"/>
    <w:rsid w:val="00972074"/>
    <w:rsid w:val="00974AAC"/>
    <w:rsid w:val="00993A8B"/>
    <w:rsid w:val="009A2465"/>
    <w:rsid w:val="009A791C"/>
    <w:rsid w:val="009B3494"/>
    <w:rsid w:val="009B441A"/>
    <w:rsid w:val="009C2D9C"/>
    <w:rsid w:val="009C4240"/>
    <w:rsid w:val="009C681D"/>
    <w:rsid w:val="009C6BBC"/>
    <w:rsid w:val="009D5766"/>
    <w:rsid w:val="009E558A"/>
    <w:rsid w:val="009E56DA"/>
    <w:rsid w:val="009F4782"/>
    <w:rsid w:val="00A0367E"/>
    <w:rsid w:val="00A11397"/>
    <w:rsid w:val="00A24310"/>
    <w:rsid w:val="00A26718"/>
    <w:rsid w:val="00A31402"/>
    <w:rsid w:val="00A319AE"/>
    <w:rsid w:val="00A422B7"/>
    <w:rsid w:val="00A56761"/>
    <w:rsid w:val="00A57E70"/>
    <w:rsid w:val="00A614F2"/>
    <w:rsid w:val="00A66BAF"/>
    <w:rsid w:val="00A70B5A"/>
    <w:rsid w:val="00A73F1B"/>
    <w:rsid w:val="00A8662C"/>
    <w:rsid w:val="00A94288"/>
    <w:rsid w:val="00A96215"/>
    <w:rsid w:val="00A96746"/>
    <w:rsid w:val="00A96A15"/>
    <w:rsid w:val="00AA0F01"/>
    <w:rsid w:val="00AA24FB"/>
    <w:rsid w:val="00AA5CDE"/>
    <w:rsid w:val="00AA6099"/>
    <w:rsid w:val="00AA7369"/>
    <w:rsid w:val="00AA755D"/>
    <w:rsid w:val="00AB3F42"/>
    <w:rsid w:val="00AB5487"/>
    <w:rsid w:val="00AC21F4"/>
    <w:rsid w:val="00AC631A"/>
    <w:rsid w:val="00AD0604"/>
    <w:rsid w:val="00AD15A0"/>
    <w:rsid w:val="00AD440C"/>
    <w:rsid w:val="00AD4B6D"/>
    <w:rsid w:val="00AD6287"/>
    <w:rsid w:val="00AD7904"/>
    <w:rsid w:val="00AD7E60"/>
    <w:rsid w:val="00AE5A69"/>
    <w:rsid w:val="00AF3A51"/>
    <w:rsid w:val="00B03B37"/>
    <w:rsid w:val="00B06A06"/>
    <w:rsid w:val="00B10650"/>
    <w:rsid w:val="00B22F4B"/>
    <w:rsid w:val="00B255EE"/>
    <w:rsid w:val="00B269BE"/>
    <w:rsid w:val="00B27264"/>
    <w:rsid w:val="00B4131B"/>
    <w:rsid w:val="00B4157E"/>
    <w:rsid w:val="00B44C40"/>
    <w:rsid w:val="00B4778E"/>
    <w:rsid w:val="00B53B12"/>
    <w:rsid w:val="00B6199A"/>
    <w:rsid w:val="00B61EB0"/>
    <w:rsid w:val="00B65B93"/>
    <w:rsid w:val="00B72270"/>
    <w:rsid w:val="00B7349C"/>
    <w:rsid w:val="00B813FA"/>
    <w:rsid w:val="00B83300"/>
    <w:rsid w:val="00B86541"/>
    <w:rsid w:val="00B87193"/>
    <w:rsid w:val="00B93526"/>
    <w:rsid w:val="00BA2BD9"/>
    <w:rsid w:val="00BC11E3"/>
    <w:rsid w:val="00BD3602"/>
    <w:rsid w:val="00BD3FD2"/>
    <w:rsid w:val="00BD5A0B"/>
    <w:rsid w:val="00BD6E7B"/>
    <w:rsid w:val="00BD7398"/>
    <w:rsid w:val="00BE2EB8"/>
    <w:rsid w:val="00BE646D"/>
    <w:rsid w:val="00BF206B"/>
    <w:rsid w:val="00BF42F2"/>
    <w:rsid w:val="00BF51DF"/>
    <w:rsid w:val="00BF6355"/>
    <w:rsid w:val="00C00916"/>
    <w:rsid w:val="00C10F0A"/>
    <w:rsid w:val="00C21784"/>
    <w:rsid w:val="00C23DE6"/>
    <w:rsid w:val="00C27E47"/>
    <w:rsid w:val="00C36AEE"/>
    <w:rsid w:val="00C41DBB"/>
    <w:rsid w:val="00C44F1E"/>
    <w:rsid w:val="00C570F3"/>
    <w:rsid w:val="00C666A0"/>
    <w:rsid w:val="00C74F07"/>
    <w:rsid w:val="00C81078"/>
    <w:rsid w:val="00C95099"/>
    <w:rsid w:val="00C977E5"/>
    <w:rsid w:val="00CA19F9"/>
    <w:rsid w:val="00CB0674"/>
    <w:rsid w:val="00CC0D2A"/>
    <w:rsid w:val="00CC3C54"/>
    <w:rsid w:val="00CC51E7"/>
    <w:rsid w:val="00CC5971"/>
    <w:rsid w:val="00CC60D4"/>
    <w:rsid w:val="00CD5F6D"/>
    <w:rsid w:val="00CE751E"/>
    <w:rsid w:val="00CF2171"/>
    <w:rsid w:val="00CF4C37"/>
    <w:rsid w:val="00CF68F5"/>
    <w:rsid w:val="00D10F13"/>
    <w:rsid w:val="00D225B6"/>
    <w:rsid w:val="00D22D22"/>
    <w:rsid w:val="00D25571"/>
    <w:rsid w:val="00D302E3"/>
    <w:rsid w:val="00D32859"/>
    <w:rsid w:val="00D339EF"/>
    <w:rsid w:val="00D40077"/>
    <w:rsid w:val="00D4284F"/>
    <w:rsid w:val="00D45112"/>
    <w:rsid w:val="00D54124"/>
    <w:rsid w:val="00D6133A"/>
    <w:rsid w:val="00D62457"/>
    <w:rsid w:val="00D723FB"/>
    <w:rsid w:val="00D768F1"/>
    <w:rsid w:val="00D80B49"/>
    <w:rsid w:val="00D81410"/>
    <w:rsid w:val="00D82EB7"/>
    <w:rsid w:val="00D84B19"/>
    <w:rsid w:val="00D87DE2"/>
    <w:rsid w:val="00D9133E"/>
    <w:rsid w:val="00D94928"/>
    <w:rsid w:val="00DA45A3"/>
    <w:rsid w:val="00DB187C"/>
    <w:rsid w:val="00DB3CA6"/>
    <w:rsid w:val="00DB3DF9"/>
    <w:rsid w:val="00DC0DF3"/>
    <w:rsid w:val="00DC7028"/>
    <w:rsid w:val="00DD59AA"/>
    <w:rsid w:val="00DD726F"/>
    <w:rsid w:val="00DE2377"/>
    <w:rsid w:val="00DE4A40"/>
    <w:rsid w:val="00DF11B0"/>
    <w:rsid w:val="00DF16FA"/>
    <w:rsid w:val="00DF2CF0"/>
    <w:rsid w:val="00DF582D"/>
    <w:rsid w:val="00E00A2D"/>
    <w:rsid w:val="00E01AB2"/>
    <w:rsid w:val="00E10448"/>
    <w:rsid w:val="00E13037"/>
    <w:rsid w:val="00E154D0"/>
    <w:rsid w:val="00E31648"/>
    <w:rsid w:val="00E36360"/>
    <w:rsid w:val="00E3669E"/>
    <w:rsid w:val="00E46167"/>
    <w:rsid w:val="00E52182"/>
    <w:rsid w:val="00E528A9"/>
    <w:rsid w:val="00E562B2"/>
    <w:rsid w:val="00E57DBE"/>
    <w:rsid w:val="00E63313"/>
    <w:rsid w:val="00E655D2"/>
    <w:rsid w:val="00E67CC7"/>
    <w:rsid w:val="00E70898"/>
    <w:rsid w:val="00E7310A"/>
    <w:rsid w:val="00E81CB9"/>
    <w:rsid w:val="00E86A08"/>
    <w:rsid w:val="00E95048"/>
    <w:rsid w:val="00EA19D7"/>
    <w:rsid w:val="00EC7597"/>
    <w:rsid w:val="00ED04CD"/>
    <w:rsid w:val="00ED25BC"/>
    <w:rsid w:val="00ED6F14"/>
    <w:rsid w:val="00ED78D9"/>
    <w:rsid w:val="00EE03C5"/>
    <w:rsid w:val="00EE0703"/>
    <w:rsid w:val="00EF0C6E"/>
    <w:rsid w:val="00EF1C42"/>
    <w:rsid w:val="00EF1FD1"/>
    <w:rsid w:val="00EF6EEB"/>
    <w:rsid w:val="00F20509"/>
    <w:rsid w:val="00F213F2"/>
    <w:rsid w:val="00F2150C"/>
    <w:rsid w:val="00F24AB9"/>
    <w:rsid w:val="00F341C3"/>
    <w:rsid w:val="00F50EB4"/>
    <w:rsid w:val="00F5230F"/>
    <w:rsid w:val="00F53981"/>
    <w:rsid w:val="00F64623"/>
    <w:rsid w:val="00F81180"/>
    <w:rsid w:val="00F81FCD"/>
    <w:rsid w:val="00F850ED"/>
    <w:rsid w:val="00F85CA1"/>
    <w:rsid w:val="00F9230E"/>
    <w:rsid w:val="00F957EA"/>
    <w:rsid w:val="00F95DF0"/>
    <w:rsid w:val="00FA1082"/>
    <w:rsid w:val="00FA4C81"/>
    <w:rsid w:val="00FA55CF"/>
    <w:rsid w:val="00FA617C"/>
    <w:rsid w:val="00FA7E88"/>
    <w:rsid w:val="00FB0FB4"/>
    <w:rsid w:val="00FB5FF4"/>
    <w:rsid w:val="00FC049A"/>
    <w:rsid w:val="00FC0A27"/>
    <w:rsid w:val="00FC1E06"/>
    <w:rsid w:val="00FC3414"/>
    <w:rsid w:val="00FC7244"/>
    <w:rsid w:val="00FC78FD"/>
    <w:rsid w:val="00FE17F9"/>
    <w:rsid w:val="00FE4761"/>
    <w:rsid w:val="00FE6EA5"/>
    <w:rsid w:val="00FF25DC"/>
    <w:rsid w:val="0117293C"/>
    <w:rsid w:val="01586773"/>
    <w:rsid w:val="0160C80B"/>
    <w:rsid w:val="01695D1C"/>
    <w:rsid w:val="016E6F06"/>
    <w:rsid w:val="01891AEF"/>
    <w:rsid w:val="01908C5E"/>
    <w:rsid w:val="01C1AFCE"/>
    <w:rsid w:val="01C95E0E"/>
    <w:rsid w:val="01D11DAA"/>
    <w:rsid w:val="01D400E3"/>
    <w:rsid w:val="02517DFD"/>
    <w:rsid w:val="0260C48B"/>
    <w:rsid w:val="026DA825"/>
    <w:rsid w:val="027007F6"/>
    <w:rsid w:val="02BD1953"/>
    <w:rsid w:val="0323D69B"/>
    <w:rsid w:val="032B5568"/>
    <w:rsid w:val="0348021D"/>
    <w:rsid w:val="0351F1D8"/>
    <w:rsid w:val="03707DF1"/>
    <w:rsid w:val="039039EE"/>
    <w:rsid w:val="039F50DF"/>
    <w:rsid w:val="03A82813"/>
    <w:rsid w:val="03AD8157"/>
    <w:rsid w:val="03BD6592"/>
    <w:rsid w:val="03E7F6DB"/>
    <w:rsid w:val="03E853F9"/>
    <w:rsid w:val="03EC9BFB"/>
    <w:rsid w:val="040CD031"/>
    <w:rsid w:val="04182178"/>
    <w:rsid w:val="0450918F"/>
    <w:rsid w:val="04C6BE3C"/>
    <w:rsid w:val="04DA3BD1"/>
    <w:rsid w:val="04F0AA90"/>
    <w:rsid w:val="050C8CEB"/>
    <w:rsid w:val="0537665F"/>
    <w:rsid w:val="0539350C"/>
    <w:rsid w:val="054D7431"/>
    <w:rsid w:val="057DE18E"/>
    <w:rsid w:val="05AF51B3"/>
    <w:rsid w:val="0631E10E"/>
    <w:rsid w:val="063435F9"/>
    <w:rsid w:val="0649D89B"/>
    <w:rsid w:val="066F1CEE"/>
    <w:rsid w:val="067A8E65"/>
    <w:rsid w:val="067BF872"/>
    <w:rsid w:val="069AE2CA"/>
    <w:rsid w:val="06A04A6B"/>
    <w:rsid w:val="06AC8925"/>
    <w:rsid w:val="06D6EBB4"/>
    <w:rsid w:val="06E8C300"/>
    <w:rsid w:val="07175A31"/>
    <w:rsid w:val="07284707"/>
    <w:rsid w:val="073D0214"/>
    <w:rsid w:val="07461E16"/>
    <w:rsid w:val="0751CB9C"/>
    <w:rsid w:val="0773EAB5"/>
    <w:rsid w:val="0794DDA5"/>
    <w:rsid w:val="07B324F6"/>
    <w:rsid w:val="07DBFF2C"/>
    <w:rsid w:val="07F19D93"/>
    <w:rsid w:val="0847053B"/>
    <w:rsid w:val="08491823"/>
    <w:rsid w:val="084E483C"/>
    <w:rsid w:val="08556250"/>
    <w:rsid w:val="085D6A0F"/>
    <w:rsid w:val="085FD186"/>
    <w:rsid w:val="087C14B8"/>
    <w:rsid w:val="089E1E56"/>
    <w:rsid w:val="08C20310"/>
    <w:rsid w:val="08E41331"/>
    <w:rsid w:val="08ED9518"/>
    <w:rsid w:val="08EE84BA"/>
    <w:rsid w:val="08F546BF"/>
    <w:rsid w:val="090FF4F5"/>
    <w:rsid w:val="091A1723"/>
    <w:rsid w:val="097007E3"/>
    <w:rsid w:val="097382CE"/>
    <w:rsid w:val="099C3BB9"/>
    <w:rsid w:val="09A2255A"/>
    <w:rsid w:val="09D3C3BC"/>
    <w:rsid w:val="09DD104D"/>
    <w:rsid w:val="09EAEDEB"/>
    <w:rsid w:val="09EAF822"/>
    <w:rsid w:val="0A142B55"/>
    <w:rsid w:val="0A18E659"/>
    <w:rsid w:val="0A438698"/>
    <w:rsid w:val="0A6211B9"/>
    <w:rsid w:val="0A88CB2C"/>
    <w:rsid w:val="0A9711CF"/>
    <w:rsid w:val="0AC58AD2"/>
    <w:rsid w:val="0AC6C9B2"/>
    <w:rsid w:val="0B1326C3"/>
    <w:rsid w:val="0B166883"/>
    <w:rsid w:val="0B17256D"/>
    <w:rsid w:val="0B1C559E"/>
    <w:rsid w:val="0B1D5263"/>
    <w:rsid w:val="0B1DB4D3"/>
    <w:rsid w:val="0B2081EE"/>
    <w:rsid w:val="0B32692B"/>
    <w:rsid w:val="0B36D7EE"/>
    <w:rsid w:val="0B565C1A"/>
    <w:rsid w:val="0B5A882E"/>
    <w:rsid w:val="0B8E6640"/>
    <w:rsid w:val="0BA27970"/>
    <w:rsid w:val="0BAA1E04"/>
    <w:rsid w:val="0BBFA162"/>
    <w:rsid w:val="0BD59ECA"/>
    <w:rsid w:val="0BDDB899"/>
    <w:rsid w:val="0C13522C"/>
    <w:rsid w:val="0C166328"/>
    <w:rsid w:val="0C487510"/>
    <w:rsid w:val="0C58530B"/>
    <w:rsid w:val="0C6C3391"/>
    <w:rsid w:val="0C78FCCC"/>
    <w:rsid w:val="0C951B1F"/>
    <w:rsid w:val="0CAB2353"/>
    <w:rsid w:val="0CACD7B1"/>
    <w:rsid w:val="0CAE0486"/>
    <w:rsid w:val="0CEAE106"/>
    <w:rsid w:val="0CFF8269"/>
    <w:rsid w:val="0D027896"/>
    <w:rsid w:val="0D1B553E"/>
    <w:rsid w:val="0D355F5D"/>
    <w:rsid w:val="0D4C6455"/>
    <w:rsid w:val="0D704C41"/>
    <w:rsid w:val="0D830DF3"/>
    <w:rsid w:val="0DA888F6"/>
    <w:rsid w:val="0DAA893A"/>
    <w:rsid w:val="0DC54B9D"/>
    <w:rsid w:val="0DDAA56B"/>
    <w:rsid w:val="0DF0DC8A"/>
    <w:rsid w:val="0DF44934"/>
    <w:rsid w:val="0DFAA11A"/>
    <w:rsid w:val="0E3B0A44"/>
    <w:rsid w:val="0E44C58B"/>
    <w:rsid w:val="0E4ED3FD"/>
    <w:rsid w:val="0E54FF35"/>
    <w:rsid w:val="0E6E89E0"/>
    <w:rsid w:val="0E91CE71"/>
    <w:rsid w:val="0EBEB85F"/>
    <w:rsid w:val="0EC0AD1E"/>
    <w:rsid w:val="0ED275DE"/>
    <w:rsid w:val="0EDE523B"/>
    <w:rsid w:val="0EEAF25F"/>
    <w:rsid w:val="0EF5F5B1"/>
    <w:rsid w:val="0F0C6BBC"/>
    <w:rsid w:val="0F1407AF"/>
    <w:rsid w:val="0F155518"/>
    <w:rsid w:val="0F24D857"/>
    <w:rsid w:val="0F405237"/>
    <w:rsid w:val="0F43E7C0"/>
    <w:rsid w:val="0F6BFE9C"/>
    <w:rsid w:val="0F796ED0"/>
    <w:rsid w:val="0F80ECEE"/>
    <w:rsid w:val="0FB1705D"/>
    <w:rsid w:val="0FB6A7D9"/>
    <w:rsid w:val="0FDAED1A"/>
    <w:rsid w:val="0FE8D157"/>
    <w:rsid w:val="0FE94638"/>
    <w:rsid w:val="0FEE84B7"/>
    <w:rsid w:val="0FF55C8D"/>
    <w:rsid w:val="103F340C"/>
    <w:rsid w:val="104CB409"/>
    <w:rsid w:val="10598331"/>
    <w:rsid w:val="108022F9"/>
    <w:rsid w:val="108B1337"/>
    <w:rsid w:val="1098B2F8"/>
    <w:rsid w:val="10C50DEF"/>
    <w:rsid w:val="10E4AAEE"/>
    <w:rsid w:val="112A2AE4"/>
    <w:rsid w:val="112EEEDE"/>
    <w:rsid w:val="114BB3C9"/>
    <w:rsid w:val="115C6CC0"/>
    <w:rsid w:val="119A6D4B"/>
    <w:rsid w:val="11D93BEC"/>
    <w:rsid w:val="11E80F54"/>
    <w:rsid w:val="11F51680"/>
    <w:rsid w:val="11F7287E"/>
    <w:rsid w:val="11FB427D"/>
    <w:rsid w:val="122DD7CA"/>
    <w:rsid w:val="1261F301"/>
    <w:rsid w:val="12638493"/>
    <w:rsid w:val="129A9CC3"/>
    <w:rsid w:val="12B7CE05"/>
    <w:rsid w:val="12B98A3D"/>
    <w:rsid w:val="12BCAAE3"/>
    <w:rsid w:val="1319CD98"/>
    <w:rsid w:val="131B73BC"/>
    <w:rsid w:val="13220345"/>
    <w:rsid w:val="139416B2"/>
    <w:rsid w:val="1399977A"/>
    <w:rsid w:val="13DEBE55"/>
    <w:rsid w:val="13E34B9A"/>
    <w:rsid w:val="140102A6"/>
    <w:rsid w:val="142BD3C3"/>
    <w:rsid w:val="142E9952"/>
    <w:rsid w:val="143B975F"/>
    <w:rsid w:val="143F35F4"/>
    <w:rsid w:val="14420D87"/>
    <w:rsid w:val="1448FA6D"/>
    <w:rsid w:val="14520A7A"/>
    <w:rsid w:val="145B6C28"/>
    <w:rsid w:val="145E2ED9"/>
    <w:rsid w:val="1466E958"/>
    <w:rsid w:val="14812FEF"/>
    <w:rsid w:val="14AC5893"/>
    <w:rsid w:val="14ACA579"/>
    <w:rsid w:val="14D28ED9"/>
    <w:rsid w:val="14D8CF48"/>
    <w:rsid w:val="14DFCA4E"/>
    <w:rsid w:val="14E51733"/>
    <w:rsid w:val="152B9DA5"/>
    <w:rsid w:val="152C6147"/>
    <w:rsid w:val="159C9E60"/>
    <w:rsid w:val="15A67A8B"/>
    <w:rsid w:val="15D737EF"/>
    <w:rsid w:val="15DB2AB4"/>
    <w:rsid w:val="15EEB95F"/>
    <w:rsid w:val="16007A54"/>
    <w:rsid w:val="161D8089"/>
    <w:rsid w:val="161F1E1A"/>
    <w:rsid w:val="165CA833"/>
    <w:rsid w:val="16838BFA"/>
    <w:rsid w:val="1697EA76"/>
    <w:rsid w:val="16C072AF"/>
    <w:rsid w:val="16C61DF8"/>
    <w:rsid w:val="16CB4799"/>
    <w:rsid w:val="16DA6988"/>
    <w:rsid w:val="16EC5B71"/>
    <w:rsid w:val="17406751"/>
    <w:rsid w:val="174F73D1"/>
    <w:rsid w:val="175E41F4"/>
    <w:rsid w:val="1766C32F"/>
    <w:rsid w:val="1784208B"/>
    <w:rsid w:val="17979602"/>
    <w:rsid w:val="17A5EB0F"/>
    <w:rsid w:val="17BF9E20"/>
    <w:rsid w:val="17C6C386"/>
    <w:rsid w:val="17DF400D"/>
    <w:rsid w:val="17E4059D"/>
    <w:rsid w:val="17F2A1B8"/>
    <w:rsid w:val="17F657C3"/>
    <w:rsid w:val="180D1999"/>
    <w:rsid w:val="180F8BBC"/>
    <w:rsid w:val="1852177E"/>
    <w:rsid w:val="18582455"/>
    <w:rsid w:val="185B8528"/>
    <w:rsid w:val="185C91C9"/>
    <w:rsid w:val="1868065F"/>
    <w:rsid w:val="1871AA17"/>
    <w:rsid w:val="18C792A1"/>
    <w:rsid w:val="18F2CDCB"/>
    <w:rsid w:val="1908D49F"/>
    <w:rsid w:val="191C174B"/>
    <w:rsid w:val="1920888D"/>
    <w:rsid w:val="1932284B"/>
    <w:rsid w:val="1968CF21"/>
    <w:rsid w:val="19750FFD"/>
    <w:rsid w:val="1991ABDD"/>
    <w:rsid w:val="19988ED0"/>
    <w:rsid w:val="199E4232"/>
    <w:rsid w:val="19A2DC2B"/>
    <w:rsid w:val="19DBCCEA"/>
    <w:rsid w:val="1A25DE72"/>
    <w:rsid w:val="1A39CE7D"/>
    <w:rsid w:val="1A566226"/>
    <w:rsid w:val="1A5E46AF"/>
    <w:rsid w:val="1A998205"/>
    <w:rsid w:val="1AB2FAA3"/>
    <w:rsid w:val="1ACE7219"/>
    <w:rsid w:val="1B283587"/>
    <w:rsid w:val="1B2F104A"/>
    <w:rsid w:val="1B3B05C3"/>
    <w:rsid w:val="1B3DC7C8"/>
    <w:rsid w:val="1B4B4709"/>
    <w:rsid w:val="1BC38143"/>
    <w:rsid w:val="1BC8174C"/>
    <w:rsid w:val="1BF9EFD5"/>
    <w:rsid w:val="1C106F75"/>
    <w:rsid w:val="1C56FE67"/>
    <w:rsid w:val="1C6B7FAF"/>
    <w:rsid w:val="1C78B379"/>
    <w:rsid w:val="1C992A56"/>
    <w:rsid w:val="1C9C24D7"/>
    <w:rsid w:val="1CA0F892"/>
    <w:rsid w:val="1CC64D4F"/>
    <w:rsid w:val="1CFA7FD7"/>
    <w:rsid w:val="1D0FC2A7"/>
    <w:rsid w:val="1D1D1D89"/>
    <w:rsid w:val="1D236B55"/>
    <w:rsid w:val="1D5045D5"/>
    <w:rsid w:val="1D527FB8"/>
    <w:rsid w:val="1D6D8F46"/>
    <w:rsid w:val="1D7F18D1"/>
    <w:rsid w:val="1D87EF95"/>
    <w:rsid w:val="1DA5551F"/>
    <w:rsid w:val="1DB177A7"/>
    <w:rsid w:val="1DF452AD"/>
    <w:rsid w:val="1E09D489"/>
    <w:rsid w:val="1E106D21"/>
    <w:rsid w:val="1E1FF0A7"/>
    <w:rsid w:val="1E3300A4"/>
    <w:rsid w:val="1E34CFC1"/>
    <w:rsid w:val="1E3A212E"/>
    <w:rsid w:val="1E4C0603"/>
    <w:rsid w:val="1E5C0122"/>
    <w:rsid w:val="1E5C727C"/>
    <w:rsid w:val="1E6EC64E"/>
    <w:rsid w:val="1E806459"/>
    <w:rsid w:val="1E8FB51D"/>
    <w:rsid w:val="1EB82651"/>
    <w:rsid w:val="1EF662FC"/>
    <w:rsid w:val="1EFCF5F6"/>
    <w:rsid w:val="1F241B69"/>
    <w:rsid w:val="1F3A8681"/>
    <w:rsid w:val="1F4821F8"/>
    <w:rsid w:val="1F732C9B"/>
    <w:rsid w:val="1FE8F41D"/>
    <w:rsid w:val="1FF651D9"/>
    <w:rsid w:val="2005EF39"/>
    <w:rsid w:val="203F7BBE"/>
    <w:rsid w:val="2080BD21"/>
    <w:rsid w:val="208966F9"/>
    <w:rsid w:val="20AE3F9A"/>
    <w:rsid w:val="20AF5983"/>
    <w:rsid w:val="20B51907"/>
    <w:rsid w:val="20B60D14"/>
    <w:rsid w:val="20CA021D"/>
    <w:rsid w:val="20D69C0A"/>
    <w:rsid w:val="20DC5FC9"/>
    <w:rsid w:val="20E79076"/>
    <w:rsid w:val="215A0558"/>
    <w:rsid w:val="215BCA86"/>
    <w:rsid w:val="21B8126D"/>
    <w:rsid w:val="21DB7399"/>
    <w:rsid w:val="21F36A27"/>
    <w:rsid w:val="22031577"/>
    <w:rsid w:val="22164275"/>
    <w:rsid w:val="221B3FF5"/>
    <w:rsid w:val="222D0C8E"/>
    <w:rsid w:val="222EE08F"/>
    <w:rsid w:val="2232E4DB"/>
    <w:rsid w:val="225A282D"/>
    <w:rsid w:val="2260ED9B"/>
    <w:rsid w:val="226F8D16"/>
    <w:rsid w:val="228C83B1"/>
    <w:rsid w:val="229BA4B5"/>
    <w:rsid w:val="22AC46A9"/>
    <w:rsid w:val="22DCD82E"/>
    <w:rsid w:val="230DF005"/>
    <w:rsid w:val="2328D2E4"/>
    <w:rsid w:val="2337E07D"/>
    <w:rsid w:val="233DFAE2"/>
    <w:rsid w:val="2373C275"/>
    <w:rsid w:val="239D37C0"/>
    <w:rsid w:val="23BD8432"/>
    <w:rsid w:val="23DCDA7F"/>
    <w:rsid w:val="23DD5588"/>
    <w:rsid w:val="241C5D6D"/>
    <w:rsid w:val="2441A51D"/>
    <w:rsid w:val="2459A10F"/>
    <w:rsid w:val="24751636"/>
    <w:rsid w:val="24858BBB"/>
    <w:rsid w:val="249ACBC9"/>
    <w:rsid w:val="24ACE73C"/>
    <w:rsid w:val="24D8F70D"/>
    <w:rsid w:val="250AD857"/>
    <w:rsid w:val="2519D125"/>
    <w:rsid w:val="2537F450"/>
    <w:rsid w:val="25507B84"/>
    <w:rsid w:val="255D4468"/>
    <w:rsid w:val="256747C4"/>
    <w:rsid w:val="2571633E"/>
    <w:rsid w:val="258BB855"/>
    <w:rsid w:val="259E89EF"/>
    <w:rsid w:val="25AB9C3D"/>
    <w:rsid w:val="25AD88AD"/>
    <w:rsid w:val="25B56EF8"/>
    <w:rsid w:val="25C7DC08"/>
    <w:rsid w:val="260094BB"/>
    <w:rsid w:val="26156E2A"/>
    <w:rsid w:val="26298711"/>
    <w:rsid w:val="262D4EB1"/>
    <w:rsid w:val="263EA92B"/>
    <w:rsid w:val="266B6D85"/>
    <w:rsid w:val="266DA02F"/>
    <w:rsid w:val="26701F47"/>
    <w:rsid w:val="2679BCA8"/>
    <w:rsid w:val="26865A01"/>
    <w:rsid w:val="268A6AD4"/>
    <w:rsid w:val="26A83530"/>
    <w:rsid w:val="26AB5165"/>
    <w:rsid w:val="26BD4B99"/>
    <w:rsid w:val="26ED5820"/>
    <w:rsid w:val="26FAA902"/>
    <w:rsid w:val="2711B022"/>
    <w:rsid w:val="2720F302"/>
    <w:rsid w:val="2745A583"/>
    <w:rsid w:val="27480CC5"/>
    <w:rsid w:val="275F77E8"/>
    <w:rsid w:val="276A9E3B"/>
    <w:rsid w:val="277DA092"/>
    <w:rsid w:val="27889D73"/>
    <w:rsid w:val="27A9953B"/>
    <w:rsid w:val="27B47F16"/>
    <w:rsid w:val="27C6CC76"/>
    <w:rsid w:val="28048226"/>
    <w:rsid w:val="282AC9C2"/>
    <w:rsid w:val="2846971E"/>
    <w:rsid w:val="285A5A8C"/>
    <w:rsid w:val="28724F81"/>
    <w:rsid w:val="289A51CC"/>
    <w:rsid w:val="28A3B9BE"/>
    <w:rsid w:val="28B427D5"/>
    <w:rsid w:val="28C24747"/>
    <w:rsid w:val="28C3F4AA"/>
    <w:rsid w:val="28D07B37"/>
    <w:rsid w:val="291C4704"/>
    <w:rsid w:val="29407CBA"/>
    <w:rsid w:val="294339A8"/>
    <w:rsid w:val="295C5C66"/>
    <w:rsid w:val="29A95051"/>
    <w:rsid w:val="29CEF5F6"/>
    <w:rsid w:val="29ED9793"/>
    <w:rsid w:val="29F316D7"/>
    <w:rsid w:val="2A11B8C2"/>
    <w:rsid w:val="2A1F4A9F"/>
    <w:rsid w:val="2A511955"/>
    <w:rsid w:val="2A76A566"/>
    <w:rsid w:val="2A8D3233"/>
    <w:rsid w:val="2ABA696D"/>
    <w:rsid w:val="2ACD4327"/>
    <w:rsid w:val="2ADBE9A1"/>
    <w:rsid w:val="2AF5CE3B"/>
    <w:rsid w:val="2AF91926"/>
    <w:rsid w:val="2B04C6FB"/>
    <w:rsid w:val="2B14C439"/>
    <w:rsid w:val="2B392750"/>
    <w:rsid w:val="2B3931CD"/>
    <w:rsid w:val="2B3E3BF7"/>
    <w:rsid w:val="2B809D6C"/>
    <w:rsid w:val="2B868AE9"/>
    <w:rsid w:val="2B8AFE57"/>
    <w:rsid w:val="2BA99D6D"/>
    <w:rsid w:val="2BBDDDB4"/>
    <w:rsid w:val="2BC3C6F4"/>
    <w:rsid w:val="2BC3FDBF"/>
    <w:rsid w:val="2BCBC6CB"/>
    <w:rsid w:val="2BCE857B"/>
    <w:rsid w:val="2BFDFB71"/>
    <w:rsid w:val="2C0B2883"/>
    <w:rsid w:val="2C0E6BFD"/>
    <w:rsid w:val="2C3563D6"/>
    <w:rsid w:val="2C3CD63F"/>
    <w:rsid w:val="2C7ECBBE"/>
    <w:rsid w:val="2C841B0B"/>
    <w:rsid w:val="2CD7B162"/>
    <w:rsid w:val="2CF02844"/>
    <w:rsid w:val="2D34F8BC"/>
    <w:rsid w:val="2D651806"/>
    <w:rsid w:val="2D7637CD"/>
    <w:rsid w:val="2D7F3B3F"/>
    <w:rsid w:val="2D8599B5"/>
    <w:rsid w:val="2E15D507"/>
    <w:rsid w:val="2E6E42C8"/>
    <w:rsid w:val="2E755E54"/>
    <w:rsid w:val="2E92A93D"/>
    <w:rsid w:val="2E9FAA46"/>
    <w:rsid w:val="2EA52A87"/>
    <w:rsid w:val="2EAE05D6"/>
    <w:rsid w:val="2EBDF605"/>
    <w:rsid w:val="2ED01031"/>
    <w:rsid w:val="2ED2DFB5"/>
    <w:rsid w:val="2EEDE1B3"/>
    <w:rsid w:val="2F1C2953"/>
    <w:rsid w:val="2F1EE358"/>
    <w:rsid w:val="2F43E350"/>
    <w:rsid w:val="2F4A4E2E"/>
    <w:rsid w:val="2F8812EA"/>
    <w:rsid w:val="2F99358C"/>
    <w:rsid w:val="2FA11572"/>
    <w:rsid w:val="2FAAED47"/>
    <w:rsid w:val="2FC61881"/>
    <w:rsid w:val="2FCA5656"/>
    <w:rsid w:val="3016F4CA"/>
    <w:rsid w:val="3045167E"/>
    <w:rsid w:val="3051B372"/>
    <w:rsid w:val="305927E6"/>
    <w:rsid w:val="305A196A"/>
    <w:rsid w:val="307F0B4C"/>
    <w:rsid w:val="30A18D21"/>
    <w:rsid w:val="30AB1AAD"/>
    <w:rsid w:val="30DECF0C"/>
    <w:rsid w:val="30FDE6A9"/>
    <w:rsid w:val="30FF9D65"/>
    <w:rsid w:val="3100A53F"/>
    <w:rsid w:val="3118A767"/>
    <w:rsid w:val="31635BAC"/>
    <w:rsid w:val="317ACFB3"/>
    <w:rsid w:val="3194ED2A"/>
    <w:rsid w:val="31A51588"/>
    <w:rsid w:val="31E0339D"/>
    <w:rsid w:val="31F36DE9"/>
    <w:rsid w:val="321E731D"/>
    <w:rsid w:val="326A1D4A"/>
    <w:rsid w:val="3301A8F9"/>
    <w:rsid w:val="3309F401"/>
    <w:rsid w:val="331343BB"/>
    <w:rsid w:val="3319CDFF"/>
    <w:rsid w:val="331D727F"/>
    <w:rsid w:val="3358E4B3"/>
    <w:rsid w:val="3385F3ED"/>
    <w:rsid w:val="3395899D"/>
    <w:rsid w:val="339E1E5F"/>
    <w:rsid w:val="33B2A170"/>
    <w:rsid w:val="33B62542"/>
    <w:rsid w:val="33F6AE8F"/>
    <w:rsid w:val="34080660"/>
    <w:rsid w:val="345904B3"/>
    <w:rsid w:val="3485C30B"/>
    <w:rsid w:val="34A1BE0A"/>
    <w:rsid w:val="34ACD6A4"/>
    <w:rsid w:val="34BC98AD"/>
    <w:rsid w:val="352B654E"/>
    <w:rsid w:val="354A02FB"/>
    <w:rsid w:val="358C2B3F"/>
    <w:rsid w:val="3598F514"/>
    <w:rsid w:val="35C6E2DD"/>
    <w:rsid w:val="360E75E8"/>
    <w:rsid w:val="361A6BFF"/>
    <w:rsid w:val="36293157"/>
    <w:rsid w:val="362BD91E"/>
    <w:rsid w:val="3633A9E1"/>
    <w:rsid w:val="36522D6B"/>
    <w:rsid w:val="36552F52"/>
    <w:rsid w:val="3657600D"/>
    <w:rsid w:val="365BED83"/>
    <w:rsid w:val="366EFA93"/>
    <w:rsid w:val="367FD828"/>
    <w:rsid w:val="36A47EB9"/>
    <w:rsid w:val="36AD8E29"/>
    <w:rsid w:val="36BBD56B"/>
    <w:rsid w:val="36C8F47B"/>
    <w:rsid w:val="36D54AE6"/>
    <w:rsid w:val="3750377F"/>
    <w:rsid w:val="3758ABB7"/>
    <w:rsid w:val="3767FFE8"/>
    <w:rsid w:val="3774776D"/>
    <w:rsid w:val="37B86328"/>
    <w:rsid w:val="37BA55F6"/>
    <w:rsid w:val="37C0CB4F"/>
    <w:rsid w:val="37D22E27"/>
    <w:rsid w:val="37D2345D"/>
    <w:rsid w:val="380F929F"/>
    <w:rsid w:val="38140CFB"/>
    <w:rsid w:val="381835C4"/>
    <w:rsid w:val="38296CCE"/>
    <w:rsid w:val="382CF7CE"/>
    <w:rsid w:val="3831ADD6"/>
    <w:rsid w:val="383BDD5C"/>
    <w:rsid w:val="383BF601"/>
    <w:rsid w:val="387F4591"/>
    <w:rsid w:val="3892EA1D"/>
    <w:rsid w:val="38AA1D2A"/>
    <w:rsid w:val="38ABEAD3"/>
    <w:rsid w:val="38ADA83D"/>
    <w:rsid w:val="38BE7935"/>
    <w:rsid w:val="38FBF58A"/>
    <w:rsid w:val="3901CEFB"/>
    <w:rsid w:val="3905E9AB"/>
    <w:rsid w:val="39348311"/>
    <w:rsid w:val="394AA106"/>
    <w:rsid w:val="395ABFC1"/>
    <w:rsid w:val="395B2361"/>
    <w:rsid w:val="3973E35E"/>
    <w:rsid w:val="398703EF"/>
    <w:rsid w:val="39A5D0B5"/>
    <w:rsid w:val="39B2D382"/>
    <w:rsid w:val="39C1CD48"/>
    <w:rsid w:val="39C78A2A"/>
    <w:rsid w:val="39CF486B"/>
    <w:rsid w:val="3A50AFFD"/>
    <w:rsid w:val="3A51625C"/>
    <w:rsid w:val="3A53AD5F"/>
    <w:rsid w:val="3A54B1E5"/>
    <w:rsid w:val="3A574988"/>
    <w:rsid w:val="3A8C4C4F"/>
    <w:rsid w:val="3AE33533"/>
    <w:rsid w:val="3AE83236"/>
    <w:rsid w:val="3AEDBC26"/>
    <w:rsid w:val="3B015326"/>
    <w:rsid w:val="3B04B290"/>
    <w:rsid w:val="3B2E71D8"/>
    <w:rsid w:val="3B3867BA"/>
    <w:rsid w:val="3B5716EB"/>
    <w:rsid w:val="3B652C7D"/>
    <w:rsid w:val="3B6708F8"/>
    <w:rsid w:val="3B973A5D"/>
    <w:rsid w:val="3BA6714F"/>
    <w:rsid w:val="3BAADB69"/>
    <w:rsid w:val="3BBE3AC6"/>
    <w:rsid w:val="3BDF17DB"/>
    <w:rsid w:val="3BED0034"/>
    <w:rsid w:val="3C10581D"/>
    <w:rsid w:val="3C123D77"/>
    <w:rsid w:val="3C6B40FC"/>
    <w:rsid w:val="3C6D0CD3"/>
    <w:rsid w:val="3C7A2AB0"/>
    <w:rsid w:val="3C962200"/>
    <w:rsid w:val="3CA7E4C8"/>
    <w:rsid w:val="3CC58C6C"/>
    <w:rsid w:val="3CCE4F4C"/>
    <w:rsid w:val="3D2CF6C6"/>
    <w:rsid w:val="3D6086A7"/>
    <w:rsid w:val="3D76E79C"/>
    <w:rsid w:val="3DBFD5D0"/>
    <w:rsid w:val="3DDA3451"/>
    <w:rsid w:val="3E17DC49"/>
    <w:rsid w:val="3E1F9828"/>
    <w:rsid w:val="3E3B7A07"/>
    <w:rsid w:val="3E409A70"/>
    <w:rsid w:val="3E4A0D58"/>
    <w:rsid w:val="3E7143B1"/>
    <w:rsid w:val="3E7C5DC9"/>
    <w:rsid w:val="3EA61DC3"/>
    <w:rsid w:val="3EAD798F"/>
    <w:rsid w:val="3EAED7D8"/>
    <w:rsid w:val="3EB69741"/>
    <w:rsid w:val="3EB715B3"/>
    <w:rsid w:val="3EB9D97E"/>
    <w:rsid w:val="3ED8336B"/>
    <w:rsid w:val="3ED983BC"/>
    <w:rsid w:val="3ED9F12D"/>
    <w:rsid w:val="3F037E43"/>
    <w:rsid w:val="3F0B4729"/>
    <w:rsid w:val="3F1EAA1E"/>
    <w:rsid w:val="3F521B92"/>
    <w:rsid w:val="3F570246"/>
    <w:rsid w:val="3F5A645B"/>
    <w:rsid w:val="3F971A14"/>
    <w:rsid w:val="3FB555C0"/>
    <w:rsid w:val="3FDB1039"/>
    <w:rsid w:val="401CF0E9"/>
    <w:rsid w:val="4021E8C8"/>
    <w:rsid w:val="402FC716"/>
    <w:rsid w:val="402FFDF1"/>
    <w:rsid w:val="4031C5BB"/>
    <w:rsid w:val="40565B3F"/>
    <w:rsid w:val="408C60C9"/>
    <w:rsid w:val="40AEA9D4"/>
    <w:rsid w:val="40D85E20"/>
    <w:rsid w:val="40E1CBA4"/>
    <w:rsid w:val="40FC4AC8"/>
    <w:rsid w:val="41212D73"/>
    <w:rsid w:val="4122B039"/>
    <w:rsid w:val="412552A4"/>
    <w:rsid w:val="414ED0EE"/>
    <w:rsid w:val="415AB46B"/>
    <w:rsid w:val="41677F04"/>
    <w:rsid w:val="417141D4"/>
    <w:rsid w:val="41888203"/>
    <w:rsid w:val="418DE85E"/>
    <w:rsid w:val="4195D9A8"/>
    <w:rsid w:val="41CB58A5"/>
    <w:rsid w:val="41F0FAEE"/>
    <w:rsid w:val="41F1C983"/>
    <w:rsid w:val="420B91A6"/>
    <w:rsid w:val="4210605F"/>
    <w:rsid w:val="4222A9C6"/>
    <w:rsid w:val="425DEC54"/>
    <w:rsid w:val="4290FC82"/>
    <w:rsid w:val="429D0D7B"/>
    <w:rsid w:val="42A865E8"/>
    <w:rsid w:val="42AFD4E3"/>
    <w:rsid w:val="42B2DD68"/>
    <w:rsid w:val="42C35482"/>
    <w:rsid w:val="42DAB892"/>
    <w:rsid w:val="4316BD09"/>
    <w:rsid w:val="43184F90"/>
    <w:rsid w:val="433680B1"/>
    <w:rsid w:val="4380B543"/>
    <w:rsid w:val="43841AEC"/>
    <w:rsid w:val="4386DE26"/>
    <w:rsid w:val="439221A6"/>
    <w:rsid w:val="43C8ED2C"/>
    <w:rsid w:val="43CB5AE9"/>
    <w:rsid w:val="43F7B8C0"/>
    <w:rsid w:val="4409B4D3"/>
    <w:rsid w:val="4424EFB1"/>
    <w:rsid w:val="444A5DCF"/>
    <w:rsid w:val="44544572"/>
    <w:rsid w:val="449C1868"/>
    <w:rsid w:val="44A3528F"/>
    <w:rsid w:val="44BB785C"/>
    <w:rsid w:val="44D37A39"/>
    <w:rsid w:val="44D3FE88"/>
    <w:rsid w:val="44E0418C"/>
    <w:rsid w:val="44E68320"/>
    <w:rsid w:val="44FBE7B0"/>
    <w:rsid w:val="4519948C"/>
    <w:rsid w:val="4524861C"/>
    <w:rsid w:val="45827FDE"/>
    <w:rsid w:val="45898BF2"/>
    <w:rsid w:val="458B110D"/>
    <w:rsid w:val="459A98D0"/>
    <w:rsid w:val="45F0EDB9"/>
    <w:rsid w:val="45F2A965"/>
    <w:rsid w:val="45F4F494"/>
    <w:rsid w:val="45F86EB8"/>
    <w:rsid w:val="4603F5A2"/>
    <w:rsid w:val="46112A2D"/>
    <w:rsid w:val="461940CA"/>
    <w:rsid w:val="467D8AE3"/>
    <w:rsid w:val="4689E746"/>
    <w:rsid w:val="46A208AD"/>
    <w:rsid w:val="46C68C2B"/>
    <w:rsid w:val="46DB5E42"/>
    <w:rsid w:val="46DFD9B7"/>
    <w:rsid w:val="46FE8099"/>
    <w:rsid w:val="47088F98"/>
    <w:rsid w:val="475EDC98"/>
    <w:rsid w:val="476C5B52"/>
    <w:rsid w:val="47A219EC"/>
    <w:rsid w:val="47ADFEA4"/>
    <w:rsid w:val="47BDCFBA"/>
    <w:rsid w:val="47C56050"/>
    <w:rsid w:val="47DA63A8"/>
    <w:rsid w:val="47E55EC7"/>
    <w:rsid w:val="482C6A89"/>
    <w:rsid w:val="4848EFC5"/>
    <w:rsid w:val="4871874F"/>
    <w:rsid w:val="48BB85E0"/>
    <w:rsid w:val="48E6D85F"/>
    <w:rsid w:val="48E7BB0F"/>
    <w:rsid w:val="48FBF5CD"/>
    <w:rsid w:val="490CBFEF"/>
    <w:rsid w:val="490F5153"/>
    <w:rsid w:val="4926E675"/>
    <w:rsid w:val="4926EB18"/>
    <w:rsid w:val="494548C4"/>
    <w:rsid w:val="4973A42F"/>
    <w:rsid w:val="4975E740"/>
    <w:rsid w:val="49A78AAC"/>
    <w:rsid w:val="49E02F2C"/>
    <w:rsid w:val="49E1F4C0"/>
    <w:rsid w:val="49E764D6"/>
    <w:rsid w:val="49FABB31"/>
    <w:rsid w:val="4A20C8DC"/>
    <w:rsid w:val="4A3FD42D"/>
    <w:rsid w:val="4AB628C3"/>
    <w:rsid w:val="4AB83C0C"/>
    <w:rsid w:val="4ABFB503"/>
    <w:rsid w:val="4ADFEF8F"/>
    <w:rsid w:val="4B07C4CD"/>
    <w:rsid w:val="4B120ACD"/>
    <w:rsid w:val="4B139322"/>
    <w:rsid w:val="4B1AF8E6"/>
    <w:rsid w:val="4B4DC08A"/>
    <w:rsid w:val="4B58C922"/>
    <w:rsid w:val="4B72035F"/>
    <w:rsid w:val="4B72C3DE"/>
    <w:rsid w:val="4BBBB41A"/>
    <w:rsid w:val="4BBF56D0"/>
    <w:rsid w:val="4BC86836"/>
    <w:rsid w:val="4BE447D7"/>
    <w:rsid w:val="4C0C8F81"/>
    <w:rsid w:val="4C229965"/>
    <w:rsid w:val="4C23A1FC"/>
    <w:rsid w:val="4C45DD57"/>
    <w:rsid w:val="4C49A642"/>
    <w:rsid w:val="4C4C56A3"/>
    <w:rsid w:val="4C56F32D"/>
    <w:rsid w:val="4C63DAA8"/>
    <w:rsid w:val="4C7863CD"/>
    <w:rsid w:val="4C796494"/>
    <w:rsid w:val="4C820AEC"/>
    <w:rsid w:val="4C8763DE"/>
    <w:rsid w:val="4CB3DDB3"/>
    <w:rsid w:val="4D125FC4"/>
    <w:rsid w:val="4D575942"/>
    <w:rsid w:val="4D5D7C26"/>
    <w:rsid w:val="4DA5A354"/>
    <w:rsid w:val="4DD9C8DB"/>
    <w:rsid w:val="4E0CE454"/>
    <w:rsid w:val="4E2080FE"/>
    <w:rsid w:val="4E211FE4"/>
    <w:rsid w:val="4E2F7700"/>
    <w:rsid w:val="4E42E999"/>
    <w:rsid w:val="4E4404D1"/>
    <w:rsid w:val="4E992741"/>
    <w:rsid w:val="4EA5CC0E"/>
    <w:rsid w:val="4F211C97"/>
    <w:rsid w:val="4F5B7F52"/>
    <w:rsid w:val="4FA0F1BB"/>
    <w:rsid w:val="5011BB4D"/>
    <w:rsid w:val="50A0C381"/>
    <w:rsid w:val="50B81E35"/>
    <w:rsid w:val="50BDB349"/>
    <w:rsid w:val="50D83532"/>
    <w:rsid w:val="510879A9"/>
    <w:rsid w:val="51836BCC"/>
    <w:rsid w:val="5197CDD1"/>
    <w:rsid w:val="5199E06E"/>
    <w:rsid w:val="519CEA0F"/>
    <w:rsid w:val="51A43C79"/>
    <w:rsid w:val="51AA4EA3"/>
    <w:rsid w:val="51BD61B0"/>
    <w:rsid w:val="51E5CC87"/>
    <w:rsid w:val="51E95E9C"/>
    <w:rsid w:val="5202609B"/>
    <w:rsid w:val="5218D586"/>
    <w:rsid w:val="521FAD0F"/>
    <w:rsid w:val="5233F6F0"/>
    <w:rsid w:val="524363BD"/>
    <w:rsid w:val="524548EA"/>
    <w:rsid w:val="52466D19"/>
    <w:rsid w:val="5249ED83"/>
    <w:rsid w:val="524E7896"/>
    <w:rsid w:val="52616E91"/>
    <w:rsid w:val="52658CDD"/>
    <w:rsid w:val="526A7AB0"/>
    <w:rsid w:val="52748379"/>
    <w:rsid w:val="52775AD3"/>
    <w:rsid w:val="52AD31FD"/>
    <w:rsid w:val="52B2A88C"/>
    <w:rsid w:val="52C3791B"/>
    <w:rsid w:val="52D61F04"/>
    <w:rsid w:val="53438E2E"/>
    <w:rsid w:val="5346788F"/>
    <w:rsid w:val="536324EE"/>
    <w:rsid w:val="53CEAFA0"/>
    <w:rsid w:val="53D4A8D1"/>
    <w:rsid w:val="53DE0713"/>
    <w:rsid w:val="53E60089"/>
    <w:rsid w:val="53F44761"/>
    <w:rsid w:val="53F73754"/>
    <w:rsid w:val="54389AE1"/>
    <w:rsid w:val="54542716"/>
    <w:rsid w:val="546F5595"/>
    <w:rsid w:val="5486BF14"/>
    <w:rsid w:val="54A4B69F"/>
    <w:rsid w:val="54CC4BF3"/>
    <w:rsid w:val="54CE6C73"/>
    <w:rsid w:val="550C9CAF"/>
    <w:rsid w:val="551424F4"/>
    <w:rsid w:val="55220478"/>
    <w:rsid w:val="5549BDEA"/>
    <w:rsid w:val="555B59A8"/>
    <w:rsid w:val="5571F1E1"/>
    <w:rsid w:val="5574AF34"/>
    <w:rsid w:val="5577A0EE"/>
    <w:rsid w:val="557E9ADD"/>
    <w:rsid w:val="5580B69F"/>
    <w:rsid w:val="5591F72E"/>
    <w:rsid w:val="5599429F"/>
    <w:rsid w:val="55CEBC91"/>
    <w:rsid w:val="55DF30A8"/>
    <w:rsid w:val="55EEF3FC"/>
    <w:rsid w:val="55F5E128"/>
    <w:rsid w:val="561A6F8F"/>
    <w:rsid w:val="562FFFD4"/>
    <w:rsid w:val="564168F8"/>
    <w:rsid w:val="564209E7"/>
    <w:rsid w:val="56474E69"/>
    <w:rsid w:val="567C8E84"/>
    <w:rsid w:val="56974F07"/>
    <w:rsid w:val="56978330"/>
    <w:rsid w:val="56AE1567"/>
    <w:rsid w:val="56E1FB9C"/>
    <w:rsid w:val="56E6D204"/>
    <w:rsid w:val="570E49AF"/>
    <w:rsid w:val="5711C3B6"/>
    <w:rsid w:val="571A19C4"/>
    <w:rsid w:val="572BC92D"/>
    <w:rsid w:val="573885AB"/>
    <w:rsid w:val="574A366B"/>
    <w:rsid w:val="5756D155"/>
    <w:rsid w:val="577511D3"/>
    <w:rsid w:val="57A1C413"/>
    <w:rsid w:val="57A28F92"/>
    <w:rsid w:val="57C8E062"/>
    <w:rsid w:val="5805CE06"/>
    <w:rsid w:val="58086A2A"/>
    <w:rsid w:val="5829B6CF"/>
    <w:rsid w:val="58587453"/>
    <w:rsid w:val="585ED3E0"/>
    <w:rsid w:val="58B16B32"/>
    <w:rsid w:val="58B5104F"/>
    <w:rsid w:val="58BD49B2"/>
    <w:rsid w:val="58E725DB"/>
    <w:rsid w:val="58F89CF3"/>
    <w:rsid w:val="59174661"/>
    <w:rsid w:val="59328F1B"/>
    <w:rsid w:val="5936C82E"/>
    <w:rsid w:val="593F2154"/>
    <w:rsid w:val="59413267"/>
    <w:rsid w:val="594DA5E1"/>
    <w:rsid w:val="59543461"/>
    <w:rsid w:val="596C7CF4"/>
    <w:rsid w:val="5979D625"/>
    <w:rsid w:val="59DBDA53"/>
    <w:rsid w:val="59ECC54D"/>
    <w:rsid w:val="5A110CDB"/>
    <w:rsid w:val="5A2529E5"/>
    <w:rsid w:val="5A4D21F3"/>
    <w:rsid w:val="5A7AD406"/>
    <w:rsid w:val="5A8904C5"/>
    <w:rsid w:val="5AAB70FC"/>
    <w:rsid w:val="5AB1FB63"/>
    <w:rsid w:val="5AD96549"/>
    <w:rsid w:val="5AF76E6B"/>
    <w:rsid w:val="5B2A6FDE"/>
    <w:rsid w:val="5B32CB32"/>
    <w:rsid w:val="5B4973E1"/>
    <w:rsid w:val="5B571BDA"/>
    <w:rsid w:val="5B57F64B"/>
    <w:rsid w:val="5B611066"/>
    <w:rsid w:val="5B7240A5"/>
    <w:rsid w:val="5B92CB27"/>
    <w:rsid w:val="5BA33790"/>
    <w:rsid w:val="5BD131A4"/>
    <w:rsid w:val="5BDD364E"/>
    <w:rsid w:val="5BE2139C"/>
    <w:rsid w:val="5C055374"/>
    <w:rsid w:val="5C548D80"/>
    <w:rsid w:val="5C7075CF"/>
    <w:rsid w:val="5C911400"/>
    <w:rsid w:val="5CB3CAF8"/>
    <w:rsid w:val="5CBF6377"/>
    <w:rsid w:val="5CC34446"/>
    <w:rsid w:val="5CD31F3F"/>
    <w:rsid w:val="5CE6184B"/>
    <w:rsid w:val="5CE7F051"/>
    <w:rsid w:val="5CEB04E6"/>
    <w:rsid w:val="5CF740AD"/>
    <w:rsid w:val="5CFB1F57"/>
    <w:rsid w:val="5D2A8830"/>
    <w:rsid w:val="5D339E59"/>
    <w:rsid w:val="5D39BFD9"/>
    <w:rsid w:val="5D77D674"/>
    <w:rsid w:val="5D804727"/>
    <w:rsid w:val="5D839D83"/>
    <w:rsid w:val="5DA9AA2E"/>
    <w:rsid w:val="5DD3CBE2"/>
    <w:rsid w:val="5DE55780"/>
    <w:rsid w:val="5DF730C9"/>
    <w:rsid w:val="5DF9A968"/>
    <w:rsid w:val="5E16977C"/>
    <w:rsid w:val="5E301245"/>
    <w:rsid w:val="5E51EBB0"/>
    <w:rsid w:val="5E6BF210"/>
    <w:rsid w:val="5E7073B2"/>
    <w:rsid w:val="5E798298"/>
    <w:rsid w:val="5E7CEF90"/>
    <w:rsid w:val="5E8CEEDA"/>
    <w:rsid w:val="5EAAD377"/>
    <w:rsid w:val="5EB5B41F"/>
    <w:rsid w:val="5ECDB148"/>
    <w:rsid w:val="5EEBF27D"/>
    <w:rsid w:val="5EECDBF4"/>
    <w:rsid w:val="5F03E33B"/>
    <w:rsid w:val="5F067143"/>
    <w:rsid w:val="5F1671B7"/>
    <w:rsid w:val="5F168B68"/>
    <w:rsid w:val="5F3201BF"/>
    <w:rsid w:val="5F3731B3"/>
    <w:rsid w:val="5F85A948"/>
    <w:rsid w:val="5F9D8C23"/>
    <w:rsid w:val="5FA859C7"/>
    <w:rsid w:val="5FB187FE"/>
    <w:rsid w:val="5FB28010"/>
    <w:rsid w:val="5FD55BF8"/>
    <w:rsid w:val="5FD86D4B"/>
    <w:rsid w:val="5FEEA4F0"/>
    <w:rsid w:val="5FF8000E"/>
    <w:rsid w:val="601D27E2"/>
    <w:rsid w:val="604922EE"/>
    <w:rsid w:val="60494070"/>
    <w:rsid w:val="6074291E"/>
    <w:rsid w:val="609017A6"/>
    <w:rsid w:val="60979528"/>
    <w:rsid w:val="60A3E3A1"/>
    <w:rsid w:val="60AA2AE8"/>
    <w:rsid w:val="60CD7A4F"/>
    <w:rsid w:val="60DA4392"/>
    <w:rsid w:val="60E627FB"/>
    <w:rsid w:val="60F51965"/>
    <w:rsid w:val="612BED24"/>
    <w:rsid w:val="613A0E55"/>
    <w:rsid w:val="614E836D"/>
    <w:rsid w:val="6158A085"/>
    <w:rsid w:val="6169D90A"/>
    <w:rsid w:val="6179A55E"/>
    <w:rsid w:val="6190789A"/>
    <w:rsid w:val="61B3A350"/>
    <w:rsid w:val="61E27FD1"/>
    <w:rsid w:val="61E2F602"/>
    <w:rsid w:val="61E69EB1"/>
    <w:rsid w:val="61F8DAEA"/>
    <w:rsid w:val="62193584"/>
    <w:rsid w:val="6227FF28"/>
    <w:rsid w:val="622EBA62"/>
    <w:rsid w:val="623951EA"/>
    <w:rsid w:val="624520C7"/>
    <w:rsid w:val="627B8AAC"/>
    <w:rsid w:val="62810C78"/>
    <w:rsid w:val="62BA6754"/>
    <w:rsid w:val="62BED858"/>
    <w:rsid w:val="62CE7A1C"/>
    <w:rsid w:val="6308E409"/>
    <w:rsid w:val="6318892B"/>
    <w:rsid w:val="631FF398"/>
    <w:rsid w:val="6368305C"/>
    <w:rsid w:val="6368C051"/>
    <w:rsid w:val="636C7C95"/>
    <w:rsid w:val="637F8887"/>
    <w:rsid w:val="63A99906"/>
    <w:rsid w:val="63B83ABA"/>
    <w:rsid w:val="63D70B2B"/>
    <w:rsid w:val="63EC7785"/>
    <w:rsid w:val="63FE24E6"/>
    <w:rsid w:val="64023213"/>
    <w:rsid w:val="640CFC32"/>
    <w:rsid w:val="6418F8D9"/>
    <w:rsid w:val="64551252"/>
    <w:rsid w:val="64783502"/>
    <w:rsid w:val="64786A89"/>
    <w:rsid w:val="647DE9C6"/>
    <w:rsid w:val="64810F29"/>
    <w:rsid w:val="64ACCFAC"/>
    <w:rsid w:val="64F7EA25"/>
    <w:rsid w:val="6514821B"/>
    <w:rsid w:val="652567E7"/>
    <w:rsid w:val="65301DD8"/>
    <w:rsid w:val="655319BA"/>
    <w:rsid w:val="657E4B56"/>
    <w:rsid w:val="65CDB468"/>
    <w:rsid w:val="66397809"/>
    <w:rsid w:val="663E03F2"/>
    <w:rsid w:val="665F9DFF"/>
    <w:rsid w:val="66771F73"/>
    <w:rsid w:val="66E7BD6C"/>
    <w:rsid w:val="66E9CCA4"/>
    <w:rsid w:val="66FE90C4"/>
    <w:rsid w:val="671EED5E"/>
    <w:rsid w:val="672524E9"/>
    <w:rsid w:val="676EEF15"/>
    <w:rsid w:val="678CA865"/>
    <w:rsid w:val="678EC44C"/>
    <w:rsid w:val="6795070D"/>
    <w:rsid w:val="67BDB833"/>
    <w:rsid w:val="67E3DB53"/>
    <w:rsid w:val="67EE2BC6"/>
    <w:rsid w:val="67F2EF06"/>
    <w:rsid w:val="6816641D"/>
    <w:rsid w:val="6821E8B7"/>
    <w:rsid w:val="682D62F3"/>
    <w:rsid w:val="6842AE31"/>
    <w:rsid w:val="685B966E"/>
    <w:rsid w:val="6882DC7A"/>
    <w:rsid w:val="68BDAD98"/>
    <w:rsid w:val="68CB0AAE"/>
    <w:rsid w:val="68D78160"/>
    <w:rsid w:val="68D9D7B5"/>
    <w:rsid w:val="6902C1C4"/>
    <w:rsid w:val="69076FA0"/>
    <w:rsid w:val="690E498E"/>
    <w:rsid w:val="698C12FE"/>
    <w:rsid w:val="6994945C"/>
    <w:rsid w:val="69D1F13C"/>
    <w:rsid w:val="69F9CD78"/>
    <w:rsid w:val="6A021A02"/>
    <w:rsid w:val="6A03E5DD"/>
    <w:rsid w:val="6A0BA420"/>
    <w:rsid w:val="6A2B8510"/>
    <w:rsid w:val="6A3C7EA0"/>
    <w:rsid w:val="6A71C36A"/>
    <w:rsid w:val="6A74E481"/>
    <w:rsid w:val="6A75586F"/>
    <w:rsid w:val="6AB165AF"/>
    <w:rsid w:val="6ADF3CC0"/>
    <w:rsid w:val="6AE0605A"/>
    <w:rsid w:val="6AE6542F"/>
    <w:rsid w:val="6AF3E41C"/>
    <w:rsid w:val="6B025C1C"/>
    <w:rsid w:val="6B235B42"/>
    <w:rsid w:val="6B51662A"/>
    <w:rsid w:val="6B64CF26"/>
    <w:rsid w:val="6BF4B70B"/>
    <w:rsid w:val="6C4F7098"/>
    <w:rsid w:val="6C943405"/>
    <w:rsid w:val="6C98A53C"/>
    <w:rsid w:val="6D3FDFE3"/>
    <w:rsid w:val="6D484ACE"/>
    <w:rsid w:val="6D4AF562"/>
    <w:rsid w:val="6D6D46C8"/>
    <w:rsid w:val="6D9F4FE2"/>
    <w:rsid w:val="6D9FBD59"/>
    <w:rsid w:val="6DC25E61"/>
    <w:rsid w:val="6DD8E0A5"/>
    <w:rsid w:val="6DF7D001"/>
    <w:rsid w:val="6E0532EA"/>
    <w:rsid w:val="6E1ABCA6"/>
    <w:rsid w:val="6E29A29C"/>
    <w:rsid w:val="6E2D4066"/>
    <w:rsid w:val="6E375733"/>
    <w:rsid w:val="6E42E47C"/>
    <w:rsid w:val="6E458149"/>
    <w:rsid w:val="6E5F4912"/>
    <w:rsid w:val="6EFA8F58"/>
    <w:rsid w:val="6F267832"/>
    <w:rsid w:val="6F2F5055"/>
    <w:rsid w:val="6F40F655"/>
    <w:rsid w:val="6F4B4F5A"/>
    <w:rsid w:val="6F570C6B"/>
    <w:rsid w:val="6F75FCE0"/>
    <w:rsid w:val="6FCBAF91"/>
    <w:rsid w:val="6FEA1487"/>
    <w:rsid w:val="6FF6629B"/>
    <w:rsid w:val="703850F0"/>
    <w:rsid w:val="703B490F"/>
    <w:rsid w:val="704518E3"/>
    <w:rsid w:val="70799C9D"/>
    <w:rsid w:val="7083A69D"/>
    <w:rsid w:val="70E3DB00"/>
    <w:rsid w:val="70E45A9E"/>
    <w:rsid w:val="70E8DC1A"/>
    <w:rsid w:val="70FABF74"/>
    <w:rsid w:val="70FB7D70"/>
    <w:rsid w:val="710606E3"/>
    <w:rsid w:val="710872ED"/>
    <w:rsid w:val="7116BE07"/>
    <w:rsid w:val="7135D96F"/>
    <w:rsid w:val="714F6CFE"/>
    <w:rsid w:val="717F4EA6"/>
    <w:rsid w:val="71931DD3"/>
    <w:rsid w:val="71D22EF2"/>
    <w:rsid w:val="71DEF144"/>
    <w:rsid w:val="71EF7181"/>
    <w:rsid w:val="71F9DE81"/>
    <w:rsid w:val="720D7767"/>
    <w:rsid w:val="7225ADAC"/>
    <w:rsid w:val="7237D6BB"/>
    <w:rsid w:val="7264A292"/>
    <w:rsid w:val="726DD734"/>
    <w:rsid w:val="72810CD7"/>
    <w:rsid w:val="728FE153"/>
    <w:rsid w:val="72AF56FB"/>
    <w:rsid w:val="72D1E70B"/>
    <w:rsid w:val="72DD5521"/>
    <w:rsid w:val="72ED4ADC"/>
    <w:rsid w:val="72F72277"/>
    <w:rsid w:val="7312252F"/>
    <w:rsid w:val="731DF8D1"/>
    <w:rsid w:val="732AE22D"/>
    <w:rsid w:val="732C7ED3"/>
    <w:rsid w:val="73565476"/>
    <w:rsid w:val="735E89F6"/>
    <w:rsid w:val="737D163D"/>
    <w:rsid w:val="73834575"/>
    <w:rsid w:val="742639BF"/>
    <w:rsid w:val="743D3078"/>
    <w:rsid w:val="745DAED3"/>
    <w:rsid w:val="749CACAE"/>
    <w:rsid w:val="74CADCC3"/>
    <w:rsid w:val="74F458D9"/>
    <w:rsid w:val="74F9C2C2"/>
    <w:rsid w:val="754A65A5"/>
    <w:rsid w:val="7559A83D"/>
    <w:rsid w:val="75666128"/>
    <w:rsid w:val="758C0DF0"/>
    <w:rsid w:val="75958EA6"/>
    <w:rsid w:val="75B67ED0"/>
    <w:rsid w:val="76025936"/>
    <w:rsid w:val="7611279B"/>
    <w:rsid w:val="7614FD4A"/>
    <w:rsid w:val="7686E895"/>
    <w:rsid w:val="769E9CC4"/>
    <w:rsid w:val="76A6D719"/>
    <w:rsid w:val="76B2907E"/>
    <w:rsid w:val="771B8AB9"/>
    <w:rsid w:val="771FFABF"/>
    <w:rsid w:val="773CDB0C"/>
    <w:rsid w:val="774BE1B2"/>
    <w:rsid w:val="775B4604"/>
    <w:rsid w:val="7775BC40"/>
    <w:rsid w:val="77907401"/>
    <w:rsid w:val="7791947E"/>
    <w:rsid w:val="779FA8A5"/>
    <w:rsid w:val="77D0410C"/>
    <w:rsid w:val="780D5563"/>
    <w:rsid w:val="781040AE"/>
    <w:rsid w:val="7833C3CF"/>
    <w:rsid w:val="783CDDAE"/>
    <w:rsid w:val="784861DE"/>
    <w:rsid w:val="784E782E"/>
    <w:rsid w:val="7864EC13"/>
    <w:rsid w:val="786894B9"/>
    <w:rsid w:val="78825428"/>
    <w:rsid w:val="78BFCE55"/>
    <w:rsid w:val="78D83B8B"/>
    <w:rsid w:val="78EE9707"/>
    <w:rsid w:val="78F0461A"/>
    <w:rsid w:val="7908FD11"/>
    <w:rsid w:val="79218C93"/>
    <w:rsid w:val="793919E3"/>
    <w:rsid w:val="796E830A"/>
    <w:rsid w:val="799810B8"/>
    <w:rsid w:val="799B1641"/>
    <w:rsid w:val="799CF228"/>
    <w:rsid w:val="79CD5BCA"/>
    <w:rsid w:val="7A0527E0"/>
    <w:rsid w:val="7A26275C"/>
    <w:rsid w:val="7A61C3F3"/>
    <w:rsid w:val="7A61E580"/>
    <w:rsid w:val="7A668C36"/>
    <w:rsid w:val="7A67DDA7"/>
    <w:rsid w:val="7A921BD6"/>
    <w:rsid w:val="7AB5956C"/>
    <w:rsid w:val="7AC06BD0"/>
    <w:rsid w:val="7AE3E459"/>
    <w:rsid w:val="7AE5515A"/>
    <w:rsid w:val="7AE82D44"/>
    <w:rsid w:val="7AEB99E4"/>
    <w:rsid w:val="7AEDBBAE"/>
    <w:rsid w:val="7AF0C123"/>
    <w:rsid w:val="7AFD5CAD"/>
    <w:rsid w:val="7B19EC48"/>
    <w:rsid w:val="7B2D3790"/>
    <w:rsid w:val="7B3268BF"/>
    <w:rsid w:val="7B4FF793"/>
    <w:rsid w:val="7B62ADA2"/>
    <w:rsid w:val="7B8D184D"/>
    <w:rsid w:val="7BE36619"/>
    <w:rsid w:val="7BF17CFC"/>
    <w:rsid w:val="7C2B4352"/>
    <w:rsid w:val="7C48147D"/>
    <w:rsid w:val="7C5DD50A"/>
    <w:rsid w:val="7C878DDC"/>
    <w:rsid w:val="7CB18A2A"/>
    <w:rsid w:val="7CB27900"/>
    <w:rsid w:val="7CB49DD1"/>
    <w:rsid w:val="7CDFD899"/>
    <w:rsid w:val="7D017705"/>
    <w:rsid w:val="7D392915"/>
    <w:rsid w:val="7D55DF11"/>
    <w:rsid w:val="7D5AF815"/>
    <w:rsid w:val="7D8A09E9"/>
    <w:rsid w:val="7DC8563C"/>
    <w:rsid w:val="7DD1DCC6"/>
    <w:rsid w:val="7DE4A91C"/>
    <w:rsid w:val="7E0BD96D"/>
    <w:rsid w:val="7E259462"/>
    <w:rsid w:val="7E29902C"/>
    <w:rsid w:val="7E4F147C"/>
    <w:rsid w:val="7E66291E"/>
    <w:rsid w:val="7E996626"/>
    <w:rsid w:val="7E9BF5B9"/>
    <w:rsid w:val="7EA63D45"/>
    <w:rsid w:val="7EC5E797"/>
    <w:rsid w:val="7ECC3EEE"/>
    <w:rsid w:val="7ED32569"/>
    <w:rsid w:val="7EE1A667"/>
    <w:rsid w:val="7EF6C5F0"/>
    <w:rsid w:val="7EF91D77"/>
    <w:rsid w:val="7F44B771"/>
    <w:rsid w:val="7F502019"/>
    <w:rsid w:val="7F8BE97D"/>
    <w:rsid w:val="7F9EE042"/>
    <w:rsid w:val="7FCF3D2B"/>
    <w:rsid w:val="7FD36AAD"/>
    <w:rsid w:val="7FD9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B267"/>
  <w15:docId w15:val="{5CBA6BBB-E0C4-4B77-BEE9-16A18C903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0F4913"/>
    <w:pPr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B31D7"/>
    <w:rPr>
      <w:color w:val="666666"/>
    </w:rPr>
  </w:style>
  <w:style w:type="paragraph" w:styleId="Header">
    <w:name w:val="header"/>
    <w:basedOn w:val="Normal"/>
    <w:link w:val="HeaderChar"/>
    <w:uiPriority w:val="99"/>
    <w:semiHidden/>
    <w:unhideWhenUsed/>
    <w:rsid w:val="00791C4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791C49"/>
  </w:style>
  <w:style w:type="paragraph" w:styleId="Footer">
    <w:name w:val="footer"/>
    <w:basedOn w:val="Normal"/>
    <w:link w:val="FooterChar"/>
    <w:uiPriority w:val="99"/>
    <w:semiHidden/>
    <w:unhideWhenUsed/>
    <w:rsid w:val="00791C4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791C49"/>
  </w:style>
  <w:style w:type="paragraph" w:styleId="ListParagraph">
    <w:name w:val="List Paragraph"/>
    <w:basedOn w:val="Normal"/>
    <w:uiPriority w:val="34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Liu, Xiaowen (Kevin)</dc:creator>
  <keywords/>
  <lastModifiedBy>Wang, Daniel</lastModifiedBy>
  <revision>18</revision>
  <dcterms:created xsi:type="dcterms:W3CDTF">2024-12-09T17:32:00.0000000Z</dcterms:created>
  <dcterms:modified xsi:type="dcterms:W3CDTF">2024-12-13T20:17:02.2768551Z</dcterms:modified>
</coreProperties>
</file>